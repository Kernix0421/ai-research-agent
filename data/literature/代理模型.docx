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E4F59D">
      <w:pPr>
        <w:pStyle w:val="3"/>
      </w:pPr>
      <w:r>
        <w:rPr>
          <w:rFonts w:hint="eastAsia"/>
        </w:rPr>
        <w:t>代理模型</w:t>
      </w:r>
    </w:p>
    <w:p w14:paraId="6BA851B3">
      <w:r>
        <w:rPr>
          <w:rFonts w:ascii="Helvetica" w:hAnsi="Helvetica" w:cs="Helvetica"/>
          <w:color w:val="060607"/>
          <w:spacing w:val="4"/>
          <w:szCs w:val="21"/>
          <w:shd w:val="clear" w:color="auto" w:fill="FFFFFF"/>
        </w:rPr>
        <w:t>Kriging模型、多项式回归模型、径向基函数、支持向量机回归模型</w:t>
      </w:r>
    </w:p>
    <w:p w14:paraId="6AC92305">
      <w:pPr>
        <w:pStyle w:val="3"/>
      </w:pPr>
      <w:r>
        <w:rPr>
          <w:rFonts w:hint="eastAsia"/>
        </w:rPr>
        <w:t>Kriging代理模型</w:t>
      </w:r>
    </w:p>
    <w:p w14:paraId="68B258DA">
      <w:pPr>
        <w:widowControl/>
        <w:shd w:val="clear" w:color="auto" w:fill="F3F5FA"/>
        <w:spacing w:after="206"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Kriging代理模型是一种基于统计学原理的代理模型，它通过历史数据来预测未知点的响应值，并且能够提供预测值的不确定性估计。这种模型在优化算法中非常有用，尤其是在计算成本高昂的情况下，可以显著减少所需的评估次数。</w:t>
      </w:r>
    </w:p>
    <w:p w14:paraId="1D0782BB">
      <w:pPr>
        <w:widowControl/>
        <w:shd w:val="clear" w:color="auto" w:fill="F3F5FA"/>
        <w:spacing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 xml:space="preserve">Kriging模型，也称为高斯过程回归，其核心思想是将预测点的值视为已知数据点的加权线性组合。它通过使用一个全局的回归模型和一个局部的高斯随机过程来构建模型。Kriging模型的关键组成部分是相关函数，也称为协方差函数，它衡量了设计空间中任意两点之间的相似度。常见的相关函数包括指数函数、幂函数、高斯函数、线性函数、球函数和三次样条函数等 </w:t>
      </w:r>
      <w:r>
        <w:rPr>
          <w:rFonts w:ascii="Helvetica" w:hAnsi="Helvetica" w:eastAsia="宋体" w:cs="Helvetica"/>
          <w:color w:val="060607"/>
          <w:spacing w:val="4"/>
          <w:kern w:val="0"/>
          <w:sz w:val="15"/>
          <w:szCs w:val="15"/>
        </w:rPr>
        <w:t>13</w:t>
      </w:r>
      <w:r>
        <w:rPr>
          <w:rFonts w:ascii="Helvetica" w:hAnsi="Helvetica" w:eastAsia="宋体" w:cs="Helvetica"/>
          <w:color w:val="060607"/>
          <w:spacing w:val="4"/>
          <w:kern w:val="0"/>
          <w:szCs w:val="21"/>
        </w:rPr>
        <w:t>。</w:t>
      </w:r>
    </w:p>
    <w:p w14:paraId="442F0A1D">
      <w:pPr>
        <w:widowControl/>
        <w:shd w:val="clear" w:color="auto" w:fill="F3F5FA"/>
        <w:spacing w:after="206"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构建Kriging代理模型的步骤通常包括：</w:t>
      </w:r>
    </w:p>
    <w:p w14:paraId="1F144872">
      <w:pPr>
        <w:widowControl/>
        <w:shd w:val="clear" w:color="auto" w:fill="F3F5FA"/>
        <w:spacing w:after="206" w:line="360" w:lineRule="atLeast"/>
        <w:jc w:val="left"/>
        <w:rPr>
          <w:rFonts w:ascii="Helvetica" w:hAnsi="Helvetica" w:eastAsia="宋体" w:cs="Helvetica"/>
          <w:color w:val="060607"/>
          <w:spacing w:val="4"/>
          <w:kern w:val="0"/>
          <w:szCs w:val="21"/>
        </w:rPr>
      </w:pPr>
      <w:r>
        <w:rPr>
          <w:rFonts w:hint="eastAsia" w:ascii="Helvetica" w:hAnsi="Helvetica" w:eastAsia="宋体" w:cs="Helvetica"/>
          <w:color w:val="060607"/>
          <w:spacing w:val="4"/>
          <w:kern w:val="0"/>
          <w:szCs w:val="21"/>
        </w:rPr>
        <w:t>高阶非线性问题的模型拟合：pso算法结合kriging代理模型</w:t>
      </w:r>
    </w:p>
    <w:p w14:paraId="1E4E29DE">
      <w:pPr>
        <w:pStyle w:val="9"/>
        <w:shd w:val="clear" w:color="auto" w:fill="FFFFFF"/>
        <w:spacing w:before="0" w:beforeAutospacing="0" w:after="0" w:afterAutospacing="0" w:line="360" w:lineRule="atLeast"/>
        <w:rPr>
          <w:rFonts w:ascii="Helvetica" w:hAnsi="Helvetica" w:cs="Helvetica"/>
          <w:color w:val="060607"/>
          <w:spacing w:val="4"/>
          <w:sz w:val="21"/>
          <w:szCs w:val="21"/>
        </w:rPr>
      </w:pPr>
      <w:r>
        <w:rPr>
          <w:rFonts w:ascii="Helvetica" w:hAnsi="Helvetica" w:cs="Helvetica"/>
          <w:color w:val="060607"/>
          <w:spacing w:val="4"/>
          <w:sz w:val="21"/>
          <w:szCs w:val="21"/>
        </w:rPr>
        <w:t>Kriging模型能够提供预测结果的不确定性估计，这在优化过程中非常有用。然而，直接将Kriging代理模型应用于高维参数优化可能不太现实，因为高维参数之间的复杂相互作用可能导致目标函数值的下降不明显。为了解决这个问题，可以采用混合Kriging代理模型和多种优化技术的方法，在Kriging模型选择新样例点时使用单维参数独立优化以克服维度灾难并提高收敛速度</w:t>
      </w:r>
      <w:r>
        <w:rPr>
          <w:rStyle w:val="17"/>
          <w:rFonts w:ascii="Helvetica" w:hAnsi="Helvetica" w:cs="Helvetica"/>
          <w:color w:val="060607"/>
          <w:spacing w:val="4"/>
          <w:sz w:val="15"/>
          <w:szCs w:val="15"/>
        </w:rPr>
        <w:t>242</w:t>
      </w:r>
      <w:r>
        <w:rPr>
          <w:rFonts w:ascii="Helvetica" w:hAnsi="Helvetica" w:cs="Helvetica"/>
          <w:color w:val="060607"/>
          <w:spacing w:val="4"/>
          <w:sz w:val="21"/>
          <w:szCs w:val="21"/>
        </w:rPr>
        <w:t>。</w:t>
      </w:r>
    </w:p>
    <w:p w14:paraId="37A8E43E">
      <w:pPr>
        <w:pStyle w:val="9"/>
        <w:shd w:val="clear" w:color="auto" w:fill="FFFFFF"/>
        <w:spacing w:before="0" w:beforeAutospacing="0" w:after="0" w:afterAutospacing="0" w:line="360" w:lineRule="atLeast"/>
        <w:rPr>
          <w:rFonts w:ascii="Helvetica" w:hAnsi="Helvetica" w:cs="Helvetica"/>
          <w:color w:val="060607"/>
          <w:spacing w:val="4"/>
          <w:sz w:val="21"/>
          <w:szCs w:val="21"/>
        </w:rPr>
      </w:pPr>
      <w:r>
        <w:rPr>
          <w:rFonts w:ascii="Helvetica" w:hAnsi="Helvetica" w:cs="Helvetica"/>
          <w:color w:val="060607"/>
          <w:spacing w:val="4"/>
          <w:sz w:val="21"/>
          <w:szCs w:val="21"/>
        </w:rPr>
        <w:t>此外，还可以使用改进的粒子群优化算法，如简化粒子群优化（sPSO）和带极值扰动的粒子群优化（tPSO）。简化粒子群优化算法通过去除速度项，将进化方程从二阶降为一阶，从而提高算法的收敛速度和精度。带极值扰动的粒子群优化算法通过在进化过程中添加极值扰动算子，帮助算法跳出局部极值，提高全局搜索能力</w:t>
      </w:r>
      <w:r>
        <w:rPr>
          <w:rStyle w:val="17"/>
          <w:rFonts w:ascii="Helvetica" w:hAnsi="Helvetica" w:cs="Helvetica"/>
          <w:color w:val="060607"/>
          <w:spacing w:val="4"/>
          <w:sz w:val="15"/>
          <w:szCs w:val="15"/>
        </w:rPr>
        <w:t>239</w:t>
      </w:r>
      <w:r>
        <w:rPr>
          <w:rFonts w:ascii="Helvetica" w:hAnsi="Helvetica" w:cs="Helvetica"/>
          <w:color w:val="060607"/>
          <w:spacing w:val="4"/>
          <w:sz w:val="21"/>
          <w:szCs w:val="21"/>
        </w:rPr>
        <w:t>。</w:t>
      </w:r>
    </w:p>
    <w:p w14:paraId="6548FA02">
      <w:pPr>
        <w:pStyle w:val="18"/>
        <w:shd w:val="clear" w:color="auto" w:fill="FFFFFF"/>
        <w:spacing w:before="0" w:beforeAutospacing="0" w:after="0" w:afterAutospacing="0" w:line="360" w:lineRule="atLeast"/>
        <w:rPr>
          <w:rFonts w:ascii="Helvetica" w:hAnsi="Helvetica" w:cs="Helvetica"/>
          <w:color w:val="060607"/>
          <w:spacing w:val="4"/>
          <w:sz w:val="21"/>
          <w:szCs w:val="21"/>
        </w:rPr>
      </w:pPr>
      <w:r>
        <w:rPr>
          <w:rFonts w:ascii="Helvetica" w:hAnsi="Helvetica" w:cs="Helvetica"/>
          <w:color w:val="060607"/>
          <w:spacing w:val="4"/>
          <w:sz w:val="21"/>
          <w:szCs w:val="21"/>
        </w:rPr>
        <w:t>在实际应用中，选择哪种算法取决于具体问题的特点和优化目标。如果问题具有高维参数并且计算资源有限，可以考虑使用混合Kriging代理模型和优化技术。如果问题需要快速收敛并且需要避免陷入局部极值，可以考虑使用改进的粒子群优化算法。通过这些方法，可以在有限的迭代次数下获得较小的目标函数值和较好的参数估计结果</w:t>
      </w:r>
      <w:r>
        <w:rPr>
          <w:rStyle w:val="17"/>
          <w:rFonts w:ascii="Helvetica" w:hAnsi="Helvetica" w:cs="Helvetica"/>
          <w:color w:val="060607"/>
          <w:spacing w:val="4"/>
          <w:sz w:val="15"/>
          <w:szCs w:val="15"/>
        </w:rPr>
        <w:t>242</w:t>
      </w:r>
      <w:r>
        <w:rPr>
          <w:rFonts w:ascii="Helvetica" w:hAnsi="Helvetica" w:cs="Helvetica"/>
          <w:color w:val="060607"/>
          <w:spacing w:val="4"/>
          <w:sz w:val="21"/>
          <w:szCs w:val="21"/>
        </w:rPr>
        <w:t>。</w:t>
      </w:r>
    </w:p>
    <w:p w14:paraId="3F62476D">
      <w:pPr>
        <w:widowControl/>
        <w:shd w:val="clear" w:color="auto" w:fill="F3F5FA"/>
        <w:spacing w:after="206" w:line="360" w:lineRule="atLeast"/>
        <w:jc w:val="left"/>
        <w:rPr>
          <w:rFonts w:ascii="Helvetica" w:hAnsi="Helvetica" w:eastAsia="宋体" w:cs="Helvetica"/>
          <w:color w:val="060607"/>
          <w:spacing w:val="4"/>
          <w:kern w:val="0"/>
          <w:szCs w:val="21"/>
        </w:rPr>
      </w:pPr>
    </w:p>
    <w:p w14:paraId="5BA3CDA1">
      <w:pPr>
        <w:widowControl/>
        <w:numPr>
          <w:ilvl w:val="0"/>
          <w:numId w:val="1"/>
        </w:numPr>
        <w:shd w:val="clear" w:color="auto" w:fill="F3F5FA"/>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选择适当的实验设计方法来获取初始样本点。</w:t>
      </w:r>
      <w:r>
        <w:rPr>
          <w:rFonts w:hint="eastAsia" w:ascii="Helvetica" w:hAnsi="Helvetica" w:eastAsia="宋体" w:cs="Helvetica"/>
          <w:color w:val="060607"/>
          <w:spacing w:val="4"/>
          <w:kern w:val="0"/>
          <w:szCs w:val="21"/>
        </w:rPr>
        <w:t>（</w:t>
      </w:r>
      <w:r>
        <w:rPr>
          <w:rFonts w:ascii="Helvetica" w:hAnsi="Helvetica" w:eastAsia="宋体" w:cs="Helvetica"/>
          <w:color w:val="060607"/>
          <w:spacing w:val="4"/>
          <w:kern w:val="0"/>
          <w:szCs w:val="21"/>
        </w:rPr>
        <w:t>MMDC</w:t>
      </w:r>
      <w:r>
        <w:rPr>
          <w:rFonts w:hint="eastAsia" w:ascii="Helvetica" w:hAnsi="Helvetica" w:eastAsia="宋体" w:cs="Helvetica"/>
          <w:color w:val="060607"/>
          <w:spacing w:val="4"/>
          <w:kern w:val="0"/>
          <w:szCs w:val="21"/>
        </w:rPr>
        <w:t>引入到L</w:t>
      </w:r>
      <w:r>
        <w:rPr>
          <w:rFonts w:ascii="Helvetica" w:hAnsi="Helvetica" w:eastAsia="宋体" w:cs="Helvetica"/>
          <w:color w:val="060607"/>
          <w:spacing w:val="4"/>
          <w:kern w:val="0"/>
          <w:szCs w:val="21"/>
        </w:rPr>
        <w:t>HS</w:t>
      </w:r>
      <w:r>
        <w:rPr>
          <w:rFonts w:hint="eastAsia" w:ascii="Helvetica" w:hAnsi="Helvetica" w:eastAsia="宋体" w:cs="Helvetica"/>
          <w:color w:val="060607"/>
          <w:spacing w:val="4"/>
          <w:kern w:val="0"/>
          <w:szCs w:val="21"/>
        </w:rPr>
        <w:t>，提高取样均匀度）</w:t>
      </w:r>
      <w:r>
        <w:rPr>
          <w:rFonts w:ascii="Helvetica" w:hAnsi="Helvetica" w:eastAsia="宋体" w:cs="Helvetica"/>
          <w:color w:val="060607"/>
          <w:spacing w:val="4"/>
          <w:kern w:val="0"/>
          <w:szCs w:val="21"/>
        </w:rPr>
        <w:t>初始样本的选择也会影响加点准则的效果。例如，使用拉丁超立方抽样(LHS)选取初始样本可以为后续的加点提供良好的起点</w:t>
      </w:r>
      <w:r>
        <w:rPr>
          <w:rFonts w:hint="eastAsia" w:ascii="Helvetica" w:hAnsi="Helvetica" w:eastAsia="宋体" w:cs="Helvetica"/>
          <w:color w:val="060607"/>
          <w:spacing w:val="4"/>
          <w:kern w:val="0"/>
          <w:szCs w:val="21"/>
        </w:rPr>
        <w:t>。</w:t>
      </w:r>
      <w:r>
        <w:rPr>
          <w:rFonts w:ascii="Helvetica" w:hAnsi="Helvetica" w:eastAsia="宋体" w:cs="Helvetica"/>
          <w:color w:val="060607"/>
          <w:spacing w:val="4"/>
          <w:kern w:val="0"/>
          <w:szCs w:val="21"/>
        </w:rPr>
        <w:t>Kriging模型假设数据在空间上是均匀分布的，如果数据在空间上存在非均匀性，模型的预测效果可能会受到影响</w:t>
      </w:r>
    </w:p>
    <w:p w14:paraId="36148430">
      <w:pPr>
        <w:widowControl/>
        <w:numPr>
          <w:ilvl w:val="0"/>
          <w:numId w:val="1"/>
        </w:numPr>
        <w:shd w:val="clear" w:color="auto" w:fill="F3F5FA"/>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选择合适的代理模型来近似表达数据。</w:t>
      </w:r>
      <w:r>
        <w:rPr>
          <w:rFonts w:hint="eastAsia" w:ascii="Helvetica" w:hAnsi="Helvetica" w:eastAsia="宋体" w:cs="Helvetica"/>
          <w:color w:val="060607"/>
          <w:spacing w:val="4"/>
          <w:kern w:val="0"/>
          <w:szCs w:val="21"/>
        </w:rPr>
        <w:t>（引入P</w:t>
      </w:r>
      <w:r>
        <w:rPr>
          <w:rFonts w:ascii="Helvetica" w:hAnsi="Helvetica" w:eastAsia="宋体" w:cs="Helvetica"/>
          <w:color w:val="060607"/>
          <w:spacing w:val="4"/>
          <w:kern w:val="0"/>
          <w:szCs w:val="21"/>
        </w:rPr>
        <w:t>SO</w:t>
      </w:r>
      <w:r>
        <w:rPr>
          <w:rFonts w:hint="eastAsia" w:ascii="Helvetica" w:hAnsi="Helvetica" w:eastAsia="宋体" w:cs="Helvetica"/>
          <w:color w:val="060607"/>
          <w:spacing w:val="4"/>
          <w:kern w:val="0"/>
          <w:szCs w:val="21"/>
        </w:rPr>
        <w:t>来对Kriging模型超参数进行训练）</w:t>
      </w:r>
    </w:p>
    <w:p w14:paraId="0E67DEE9">
      <w:pPr>
        <w:widowControl/>
        <w:numPr>
          <w:ilvl w:val="0"/>
          <w:numId w:val="1"/>
        </w:numPr>
        <w:shd w:val="clear" w:color="auto" w:fill="F3F5FA"/>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运用所构建的代理模型进行预测或优化。</w:t>
      </w:r>
      <w:r>
        <w:rPr>
          <w:rFonts w:hint="eastAsia" w:ascii="Helvetica" w:hAnsi="Helvetica" w:eastAsia="宋体" w:cs="Helvetica"/>
          <w:color w:val="060607"/>
          <w:spacing w:val="4"/>
          <w:kern w:val="0"/>
          <w:szCs w:val="21"/>
        </w:rPr>
        <w:t>（两种新的加点准则：</w:t>
      </w:r>
      <w:r>
        <w:rPr>
          <w:rFonts w:hint="eastAsia" w:cs="Times New Roman"/>
          <w:sz w:val="28"/>
        </w:rPr>
        <w:t xml:space="preserve">最劣插值准则和混合多点加点准则 </w:t>
      </w:r>
      <w:r>
        <w:rPr>
          <w:rFonts w:hint="eastAsia" w:ascii="Helvetica" w:hAnsi="Helvetica" w:eastAsia="宋体" w:cs="Helvetica"/>
          <w:color w:val="060607"/>
          <w:spacing w:val="4"/>
          <w:kern w:val="0"/>
          <w:szCs w:val="21"/>
        </w:rPr>
        <w:t>加快构建模型）</w:t>
      </w:r>
    </w:p>
    <w:p w14:paraId="2E78BD19">
      <w:pPr>
        <w:widowControl/>
        <w:shd w:val="clear" w:color="auto" w:fill="F3F5FA"/>
        <w:spacing w:before="100" w:beforeAutospacing="1" w:after="100" w:afterAutospacing="1" w:line="360" w:lineRule="atLeast"/>
        <w:ind w:left="720"/>
        <w:jc w:val="left"/>
        <w:rPr>
          <w:rFonts w:ascii="Helvetica" w:hAnsi="Helvetica" w:eastAsia="宋体" w:cs="Helvetica"/>
          <w:color w:val="060607"/>
          <w:spacing w:val="4"/>
          <w:kern w:val="0"/>
          <w:szCs w:val="21"/>
        </w:rPr>
      </w:pPr>
      <w:r>
        <w:rPr>
          <w:rFonts w:hint="eastAsia" w:ascii="Helvetica" w:hAnsi="Helvetica" w:eastAsia="宋体" w:cs="Helvetica"/>
          <w:color w:val="060607"/>
          <w:spacing w:val="4"/>
          <w:kern w:val="0"/>
          <w:szCs w:val="21"/>
        </w:rPr>
        <w:t>1</w:t>
      </w:r>
      <w:r>
        <w:rPr>
          <w:rFonts w:ascii="Helvetica" w:hAnsi="Helvetica" w:eastAsia="宋体" w:cs="Helvetica"/>
          <w:color w:val="060607"/>
          <w:spacing w:val="4"/>
          <w:kern w:val="0"/>
          <w:szCs w:val="21"/>
        </w:rPr>
        <w:t>.</w:t>
      </w:r>
      <w:r>
        <w:rPr>
          <w:rFonts w:hint="eastAsia" w:ascii="Helvetica" w:hAnsi="Helvetica" w:eastAsia="宋体" w:cs="Helvetica"/>
          <w:color w:val="060607"/>
          <w:spacing w:val="4"/>
          <w:kern w:val="0"/>
          <w:szCs w:val="21"/>
        </w:rPr>
        <w:t>粒</w:t>
      </w:r>
      <w:r>
        <w:rPr>
          <w:rFonts w:ascii="Helvetica" w:hAnsi="Helvetica" w:eastAsia="宋体" w:cs="Helvetica"/>
          <w:color w:val="060607"/>
          <w:spacing w:val="4"/>
          <w:kern w:val="0"/>
          <w:szCs w:val="21"/>
        </w:rPr>
        <w:t>子群优化算法可以结合混合</w:t>
      </w:r>
      <w:r>
        <w:rPr>
          <w:rFonts w:hint="eastAsia" w:ascii="Helvetica" w:hAnsi="Helvetica" w:eastAsia="宋体" w:cs="Helvetica"/>
          <w:color w:val="060607"/>
          <w:spacing w:val="4"/>
          <w:kern w:val="0"/>
          <w:szCs w:val="21"/>
        </w:rPr>
        <w:t>多点</w:t>
      </w:r>
      <w:r>
        <w:rPr>
          <w:rFonts w:ascii="Helvetica" w:hAnsi="Helvetica" w:eastAsia="宋体" w:cs="Helvetica"/>
          <w:color w:val="060607"/>
          <w:spacing w:val="4"/>
          <w:kern w:val="0"/>
          <w:szCs w:val="21"/>
        </w:rPr>
        <w:t>加点准则，以提高优化效率和全局搜索能力</w:t>
      </w:r>
    </w:p>
    <w:p w14:paraId="07344DE8">
      <w:pPr>
        <w:widowControl/>
        <w:shd w:val="clear" w:color="auto" w:fill="F3F5FA"/>
        <w:spacing w:before="100" w:beforeAutospacing="1" w:after="100" w:afterAutospacing="1" w:line="360" w:lineRule="atLeast"/>
        <w:ind w:left="720"/>
        <w:jc w:val="left"/>
        <w:rPr>
          <w:rFonts w:ascii="Helvetica" w:hAnsi="Helvetica" w:eastAsia="宋体" w:cs="Helvetica"/>
          <w:color w:val="060607"/>
          <w:spacing w:val="4"/>
          <w:kern w:val="0"/>
          <w:szCs w:val="21"/>
        </w:rPr>
      </w:pPr>
      <w:r>
        <w:rPr>
          <w:rFonts w:hint="eastAsia" w:ascii="Helvetica" w:hAnsi="Helvetica" w:eastAsia="宋体" w:cs="Helvetica"/>
          <w:color w:val="060607"/>
          <w:spacing w:val="4"/>
          <w:kern w:val="0"/>
          <w:szCs w:val="21"/>
        </w:rPr>
        <w:t>2</w:t>
      </w:r>
      <w:r>
        <w:rPr>
          <w:rFonts w:ascii="Helvetica" w:hAnsi="Helvetica" w:eastAsia="宋体" w:cs="Helvetica"/>
          <w:color w:val="060607"/>
          <w:spacing w:val="4"/>
          <w:kern w:val="0"/>
          <w:szCs w:val="21"/>
        </w:rPr>
        <w:t>. 代理模型的精度较低，可能需要通过自适应采样来提高精度。混合加点准则可以在优化循环过程中同时进行局部开发和全局搜索，这有助于提高模型精度并找到全局最优解</w:t>
      </w:r>
    </w:p>
    <w:p w14:paraId="4C1FF217">
      <w:pPr>
        <w:widowControl/>
        <w:shd w:val="clear" w:color="auto" w:fill="F3F5FA"/>
        <w:spacing w:before="100" w:beforeAutospacing="1" w:after="100" w:afterAutospacing="1" w:line="360" w:lineRule="atLeast"/>
        <w:ind w:left="720"/>
        <w:jc w:val="left"/>
        <w:rPr>
          <w:rFonts w:ascii="Helvetica" w:hAnsi="Helvetica" w:eastAsia="宋体" w:cs="Helvetica"/>
          <w:color w:val="060607"/>
          <w:spacing w:val="4"/>
          <w:kern w:val="0"/>
          <w:szCs w:val="21"/>
        </w:rPr>
      </w:pPr>
      <w:r>
        <w:rPr>
          <w:rFonts w:hint="eastAsia" w:ascii="Helvetica" w:hAnsi="Helvetica" w:eastAsia="宋体" w:cs="Helvetica"/>
          <w:color w:val="060607"/>
          <w:spacing w:val="4"/>
          <w:kern w:val="0"/>
          <w:szCs w:val="21"/>
        </w:rPr>
        <w:t>3</w:t>
      </w:r>
      <w:r>
        <w:rPr>
          <w:rFonts w:ascii="Helvetica" w:hAnsi="Helvetica" w:eastAsia="宋体" w:cs="Helvetica"/>
          <w:color w:val="060607"/>
          <w:spacing w:val="4"/>
          <w:kern w:val="0"/>
          <w:szCs w:val="21"/>
        </w:rPr>
        <w:t>. 基于混合加点准则的代理模型优化设计方法，这种方法结合了局部加点和全局加点，以提高全局搜索能力和优化精度</w:t>
      </w:r>
    </w:p>
    <w:p w14:paraId="3DE4C0B2">
      <w:pPr>
        <w:widowControl/>
        <w:shd w:val="clear" w:color="auto" w:fill="F3F5FA"/>
        <w:spacing w:before="100" w:beforeAutospacing="1" w:after="100" w:afterAutospacing="1" w:line="360" w:lineRule="atLeast"/>
        <w:ind w:left="720"/>
        <w:jc w:val="left"/>
        <w:rPr>
          <w:rFonts w:ascii="Helvetica" w:hAnsi="Helvetica" w:eastAsia="宋体" w:cs="Helvetica"/>
          <w:color w:val="060607"/>
          <w:spacing w:val="4"/>
          <w:kern w:val="0"/>
          <w:szCs w:val="21"/>
        </w:rPr>
      </w:pPr>
      <w:r>
        <w:rPr>
          <w:rFonts w:hint="eastAsia" w:ascii="Helvetica" w:hAnsi="Helvetica" w:eastAsia="宋体" w:cs="Helvetica"/>
          <w:color w:val="060607"/>
          <w:spacing w:val="4"/>
          <w:kern w:val="0"/>
          <w:szCs w:val="21"/>
        </w:rPr>
        <w:t>4</w:t>
      </w:r>
      <w:r>
        <w:rPr>
          <w:rFonts w:ascii="Helvetica" w:hAnsi="Helvetica" w:eastAsia="宋体" w:cs="Helvetica"/>
          <w:color w:val="060607"/>
          <w:spacing w:val="4"/>
          <w:kern w:val="0"/>
          <w:szCs w:val="21"/>
        </w:rPr>
        <w:t>. 考虑问题是否具有多峰特性或非线性等，这可能影响加点准则的选择。例如，对于多峰问题，可能需要多点加点准则来确保能够探索所有潜在的最优区域</w:t>
      </w:r>
    </w:p>
    <w:p w14:paraId="7232DED4">
      <w:pPr>
        <w:widowControl/>
        <w:shd w:val="clear" w:color="auto" w:fill="F3F5FA"/>
        <w:spacing w:before="100" w:beforeAutospacing="1" w:after="100" w:afterAutospacing="1" w:line="360" w:lineRule="atLeast"/>
        <w:ind w:left="720"/>
        <w:jc w:val="left"/>
        <w:rPr>
          <w:rFonts w:ascii="Helvetica" w:hAnsi="Helvetica" w:eastAsia="宋体" w:cs="Helvetica"/>
          <w:color w:val="060607"/>
          <w:spacing w:val="4"/>
          <w:kern w:val="0"/>
          <w:szCs w:val="21"/>
        </w:rPr>
      </w:pPr>
      <w:r>
        <w:rPr>
          <w:rFonts w:hint="eastAsia" w:ascii="Helvetica" w:hAnsi="Helvetica" w:eastAsia="宋体" w:cs="Helvetica"/>
          <w:color w:val="060607"/>
          <w:spacing w:val="4"/>
          <w:kern w:val="0"/>
          <w:szCs w:val="21"/>
        </w:rPr>
        <w:t>两种加点准则总结：</w:t>
      </w:r>
    </w:p>
    <w:p w14:paraId="0B7BBC6E">
      <w:pPr>
        <w:widowControl/>
        <w:shd w:val="clear" w:color="auto" w:fill="F3F5FA"/>
        <w:spacing w:before="100" w:beforeAutospacing="1" w:after="100" w:afterAutospacing="1" w:line="360" w:lineRule="atLeast"/>
        <w:ind w:left="720"/>
        <w:jc w:val="left"/>
        <w:rPr>
          <w:rFonts w:ascii="Helvetica" w:hAnsi="Helvetica" w:eastAsia="宋体" w:cs="Helvetica"/>
          <w:color w:val="060607"/>
          <w:spacing w:val="4"/>
          <w:kern w:val="0"/>
          <w:szCs w:val="21"/>
        </w:rPr>
      </w:pPr>
      <w:r>
        <w:rPr>
          <w:rFonts w:hint="eastAsia" w:ascii="Helvetica" w:hAnsi="Helvetica" w:eastAsia="宋体" w:cs="Helvetica"/>
          <w:color w:val="060607"/>
          <w:spacing w:val="4"/>
          <w:kern w:val="0"/>
          <w:szCs w:val="21"/>
        </w:rPr>
        <w:t>1</w:t>
      </w:r>
      <w:r>
        <w:rPr>
          <w:rFonts w:ascii="Helvetica" w:hAnsi="Helvetica" w:eastAsia="宋体" w:cs="Helvetica"/>
          <w:color w:val="060607"/>
          <w:spacing w:val="4"/>
          <w:kern w:val="0"/>
          <w:szCs w:val="21"/>
        </w:rPr>
        <w:t>.最劣插值准则</w:t>
      </w:r>
      <w:r>
        <w:rPr>
          <w:rFonts w:hint="eastAsia" w:ascii="Helvetica" w:hAnsi="Helvetica" w:eastAsia="宋体" w:cs="Helvetica"/>
          <w:color w:val="060607"/>
          <w:spacing w:val="4"/>
          <w:kern w:val="0"/>
          <w:szCs w:val="21"/>
        </w:rPr>
        <w:t>避免局部最优解，而在处理多峰问题上最优插值准则容易出现这种情况。(</w:t>
      </w:r>
      <w:r>
        <w:rPr>
          <w:rFonts w:ascii="Helvetica" w:hAnsi="Helvetica" w:eastAsia="宋体" w:cs="Helvetica"/>
          <w:color w:val="060607"/>
          <w:spacing w:val="4"/>
          <w:kern w:val="0"/>
          <w:szCs w:val="21"/>
        </w:rPr>
        <w:t>带极值扰动的粒子群优化（tPSO）</w:t>
      </w:r>
      <w:r>
        <w:rPr>
          <w:rFonts w:hint="eastAsia" w:ascii="Helvetica" w:hAnsi="Helvetica" w:eastAsia="宋体" w:cs="Helvetica"/>
          <w:color w:val="060607"/>
          <w:spacing w:val="4"/>
          <w:kern w:val="0"/>
          <w:szCs w:val="21"/>
        </w:rPr>
        <w:t>？</w:t>
      </w:r>
    </w:p>
    <w:p w14:paraId="61E4DF36">
      <w:pPr>
        <w:widowControl/>
        <w:shd w:val="clear" w:color="auto" w:fill="F3F5FA"/>
        <w:spacing w:before="100" w:beforeAutospacing="1" w:after="100" w:afterAutospacing="1" w:line="360" w:lineRule="atLeast"/>
        <w:ind w:left="720"/>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2.</w:t>
      </w:r>
      <w:r>
        <w:rPr>
          <w:rFonts w:hint="eastAsia" w:ascii="Helvetica" w:hAnsi="Helvetica" w:eastAsia="宋体" w:cs="Helvetica"/>
          <w:color w:val="060607"/>
          <w:spacing w:val="4"/>
          <w:kern w:val="0"/>
          <w:szCs w:val="21"/>
        </w:rPr>
        <w:t>混合多点加点准则</w:t>
      </w:r>
      <w:r>
        <w:rPr>
          <w:rFonts w:ascii="Helvetica" w:hAnsi="Helvetica" w:eastAsia="宋体" w:cs="Helvetica"/>
          <w:color w:val="060607"/>
          <w:spacing w:val="4"/>
          <w:kern w:val="0"/>
          <w:szCs w:val="21"/>
        </w:rPr>
        <w:t>在保持局部搜索强度的同时，不失去对全局解的探索能力，从而更有效地平衡了计算精度与效率，提高了全局寻优特性</w:t>
      </w:r>
      <w:r>
        <w:rPr>
          <w:rFonts w:eastAsia="宋体"/>
          <w:kern w:val="0"/>
          <w:szCs w:val="21"/>
        </w:rPr>
        <w:t>294</w:t>
      </w:r>
      <w:r>
        <w:rPr>
          <w:rFonts w:ascii="Helvetica" w:hAnsi="Helvetica" w:eastAsia="宋体" w:cs="Helvetica"/>
          <w:color w:val="060607"/>
          <w:spacing w:val="4"/>
          <w:kern w:val="0"/>
          <w:szCs w:val="21"/>
        </w:rPr>
        <w:t>。在实际应用中，这种方法已被证明能够在减少计算成本的同时，找到更加精确的优化结果</w:t>
      </w:r>
    </w:p>
    <w:p w14:paraId="6B1D5A37">
      <w:pPr>
        <w:widowControl/>
        <w:numPr>
          <w:ilvl w:val="0"/>
          <w:numId w:val="1"/>
        </w:numPr>
        <w:shd w:val="clear" w:color="auto" w:fill="F3F5FA"/>
        <w:spacing w:before="100" w:beforeAutospacing="1" w:after="100" w:afterAutospacing="1" w:line="360" w:lineRule="atLeast"/>
        <w:jc w:val="left"/>
        <w:rPr>
          <w:rFonts w:ascii="Helvetica" w:hAnsi="Helvetica" w:eastAsia="宋体" w:cs="Helvetica"/>
          <w:color w:val="060607"/>
          <w:spacing w:val="4"/>
          <w:kern w:val="0"/>
          <w:szCs w:val="21"/>
        </w:rPr>
      </w:pPr>
      <w:r>
        <w:rPr>
          <w:rFonts w:hint="eastAsia" w:ascii="Helvetica" w:hAnsi="Helvetica" w:eastAsia="宋体" w:cs="Helvetica"/>
          <w:color w:val="060607"/>
          <w:spacing w:val="4"/>
          <w:kern w:val="0"/>
          <w:szCs w:val="21"/>
        </w:rPr>
        <w:t>（将此模型引入到铁路三维选线中。</w:t>
      </w:r>
    </w:p>
    <w:p w14:paraId="00972F3B">
      <w:pPr>
        <w:widowControl/>
        <w:shd w:val="clear" w:color="auto" w:fill="F3F5FA"/>
        <w:spacing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 xml:space="preserve">在模型参数训练方面，Kriging模型的参数，也称为超参数，可以通过最大似然估计或交叉验证等方法进行训练，以增强模型的灵活性和预测精度 </w:t>
      </w:r>
      <w:r>
        <w:rPr>
          <w:rFonts w:ascii="Helvetica" w:hAnsi="Helvetica" w:eastAsia="宋体" w:cs="Helvetica"/>
          <w:color w:val="060607"/>
          <w:spacing w:val="4"/>
          <w:kern w:val="0"/>
          <w:sz w:val="15"/>
          <w:szCs w:val="15"/>
        </w:rPr>
        <w:t>15</w:t>
      </w:r>
      <w:r>
        <w:rPr>
          <w:rFonts w:ascii="Helvetica" w:hAnsi="Helvetica" w:eastAsia="宋体" w:cs="Helvetica"/>
          <w:color w:val="060607"/>
          <w:spacing w:val="4"/>
          <w:kern w:val="0"/>
          <w:szCs w:val="21"/>
        </w:rPr>
        <w:t>。</w:t>
      </w:r>
    </w:p>
    <w:p w14:paraId="42FB99DD">
      <w:pPr>
        <w:widowControl/>
        <w:shd w:val="clear" w:color="auto" w:fill="F3F5FA"/>
        <w:spacing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 xml:space="preserve">此外，Kriging模型还可以用于优化加点准则，即指导如何选择新的样本点以改进模型。常用的加点准则包括最小化代理模型预测准则(MSP)、改善期望准则(EI)、改善概率准则(PI)、均方差准则(MSE)和置信下界准则(LCB) </w:t>
      </w:r>
      <w:r>
        <w:rPr>
          <w:rFonts w:ascii="Helvetica" w:hAnsi="Helvetica" w:eastAsia="宋体" w:cs="Helvetica"/>
          <w:color w:val="060607"/>
          <w:spacing w:val="4"/>
          <w:kern w:val="0"/>
          <w:sz w:val="15"/>
          <w:szCs w:val="15"/>
        </w:rPr>
        <w:t>15</w:t>
      </w:r>
      <w:r>
        <w:rPr>
          <w:rFonts w:ascii="Helvetica" w:hAnsi="Helvetica" w:eastAsia="宋体" w:cs="Helvetica"/>
          <w:color w:val="060607"/>
          <w:spacing w:val="4"/>
          <w:kern w:val="0"/>
          <w:szCs w:val="21"/>
        </w:rPr>
        <w:t>。</w:t>
      </w:r>
    </w:p>
    <w:p w14:paraId="494A8C4D">
      <w:pPr>
        <w:widowControl/>
        <w:shd w:val="clear" w:color="auto" w:fill="F3F5FA"/>
        <w:spacing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 xml:space="preserve">在实际应用中，Kriging代理模型因其能够提供预测值的误差估计，与其他代理模型相比具有显著的特点，适用于高维、非线性、多极值的昂贵优化问题 </w:t>
      </w:r>
      <w:r>
        <w:rPr>
          <w:rFonts w:ascii="Helvetica" w:hAnsi="Helvetica" w:eastAsia="宋体" w:cs="Helvetica"/>
          <w:color w:val="060607"/>
          <w:spacing w:val="4"/>
          <w:kern w:val="0"/>
          <w:sz w:val="15"/>
          <w:szCs w:val="15"/>
        </w:rPr>
        <w:t>13</w:t>
      </w:r>
      <w:r>
        <w:rPr>
          <w:rFonts w:ascii="Helvetica" w:hAnsi="Helvetica" w:eastAsia="宋体" w:cs="Helvetica"/>
          <w:color w:val="060607"/>
          <w:spacing w:val="4"/>
          <w:kern w:val="0"/>
          <w:szCs w:val="21"/>
        </w:rPr>
        <w:t>。</w:t>
      </w:r>
    </w:p>
    <w:p w14:paraId="0D12C0CB">
      <w:pPr>
        <w:widowControl/>
        <w:shd w:val="clear" w:color="auto" w:fill="F3F5FA"/>
        <w:spacing w:line="360" w:lineRule="atLeast"/>
        <w:jc w:val="left"/>
        <w:rPr>
          <w:rFonts w:ascii="Helvetica" w:hAnsi="Helvetica" w:eastAsia="宋体" w:cs="Helvetica"/>
          <w:color w:val="060607"/>
          <w:spacing w:val="4"/>
          <w:kern w:val="0"/>
          <w:szCs w:val="21"/>
        </w:rPr>
      </w:pPr>
    </w:p>
    <w:p w14:paraId="2A5CF8C1">
      <w:pPr>
        <w:pStyle w:val="9"/>
        <w:shd w:val="clear" w:color="auto" w:fill="FFFFFF"/>
        <w:spacing w:before="0" w:beforeAutospacing="0" w:after="0" w:afterAutospacing="0" w:line="360" w:lineRule="atLeast"/>
        <w:rPr>
          <w:rFonts w:ascii="Helvetica" w:hAnsi="Helvetica" w:cs="Helvetica"/>
          <w:color w:val="060607"/>
          <w:spacing w:val="4"/>
          <w:sz w:val="21"/>
          <w:szCs w:val="21"/>
        </w:rPr>
      </w:pPr>
      <w:r>
        <w:rPr>
          <w:rFonts w:ascii="Helvetica" w:hAnsi="Helvetica" w:cs="Helvetica"/>
          <w:color w:val="060607"/>
          <w:spacing w:val="4"/>
          <w:sz w:val="21"/>
          <w:szCs w:val="21"/>
        </w:rPr>
        <w:t xml:space="preserve">Kriging代理模型是一种基于统计学原理的代理模型，它通过已知的采样点数据来预测未知点的响应值。Kriging模型的基本思想是将实际的物理过程视为一个高斯过程，即一个均值为零的随机过程，其任意两点的相关性可以通过一个相关函数来描述。这种模型不仅能够提供预测值，还能够提供预测值的不确定性估计，即预测误差的估计 </w:t>
      </w:r>
      <w:r>
        <w:rPr>
          <w:rStyle w:val="17"/>
          <w:rFonts w:ascii="Helvetica" w:hAnsi="Helvetica" w:cs="Helvetica"/>
          <w:color w:val="060607"/>
          <w:spacing w:val="4"/>
          <w:sz w:val="15"/>
          <w:szCs w:val="15"/>
        </w:rPr>
        <w:t>1</w:t>
      </w:r>
      <w:r>
        <w:rPr>
          <w:rFonts w:ascii="Helvetica" w:hAnsi="Helvetica" w:cs="Helvetica"/>
          <w:color w:val="060607"/>
          <w:spacing w:val="4"/>
          <w:sz w:val="21"/>
          <w:szCs w:val="21"/>
        </w:rPr>
        <w:t>。</w:t>
      </w:r>
    </w:p>
    <w:p w14:paraId="4BBFBC75">
      <w:pPr>
        <w:pStyle w:val="9"/>
        <w:shd w:val="clear" w:color="auto" w:fill="FFFFFF"/>
        <w:spacing w:before="0" w:beforeAutospacing="0" w:after="206" w:afterAutospacing="0" w:line="360" w:lineRule="atLeast"/>
        <w:rPr>
          <w:rFonts w:ascii="Helvetica" w:hAnsi="Helvetica" w:cs="Helvetica"/>
          <w:color w:val="060607"/>
          <w:spacing w:val="4"/>
          <w:sz w:val="21"/>
          <w:szCs w:val="21"/>
        </w:rPr>
      </w:pPr>
      <w:r>
        <w:rPr>
          <w:rFonts w:ascii="Helvetica" w:hAnsi="Helvetica" w:cs="Helvetica"/>
          <w:color w:val="060607"/>
          <w:spacing w:val="4"/>
          <w:sz w:val="21"/>
          <w:szCs w:val="21"/>
        </w:rPr>
        <w:t>Kriging模型的机理可以从以下几个方面来理解：</w:t>
      </w:r>
    </w:p>
    <w:p w14:paraId="15ADC520">
      <w:pPr>
        <w:pStyle w:val="9"/>
        <w:numPr>
          <w:ilvl w:val="0"/>
          <w:numId w:val="2"/>
        </w:numPr>
        <w:shd w:val="clear" w:color="auto" w:fill="FFFFFF"/>
        <w:spacing w:before="0" w:beforeAutospacing="0" w:after="0" w:afterAutospacing="0" w:line="360" w:lineRule="atLeast"/>
        <w:rPr>
          <w:rFonts w:ascii="Helvetica" w:hAnsi="Helvetica" w:cs="Helvetica"/>
          <w:color w:val="060607"/>
          <w:spacing w:val="4"/>
          <w:sz w:val="21"/>
          <w:szCs w:val="21"/>
        </w:rPr>
      </w:pPr>
      <w:r>
        <w:rPr>
          <w:rStyle w:val="13"/>
          <w:rFonts w:ascii="Helvetica" w:hAnsi="Helvetica" w:cs="Helvetica"/>
          <w:color w:val="060607"/>
          <w:spacing w:val="4"/>
          <w:sz w:val="21"/>
          <w:szCs w:val="21"/>
        </w:rPr>
        <w:t>高斯过程建模</w:t>
      </w:r>
      <w:r>
        <w:rPr>
          <w:rFonts w:ascii="Helvetica" w:hAnsi="Helvetica" w:cs="Helvetica"/>
          <w:color w:val="060607"/>
          <w:spacing w:val="4"/>
          <w:sz w:val="21"/>
          <w:szCs w:val="21"/>
        </w:rPr>
        <w:t xml:space="preserve">：Kriging模型基于高斯过程理论，假设数据点之间的相关性可以通过相关函数来描述，相关函数通常取决于样本点之间的距离 </w:t>
      </w:r>
      <w:r>
        <w:rPr>
          <w:rStyle w:val="17"/>
          <w:rFonts w:ascii="Helvetica" w:hAnsi="Helvetica" w:cs="Helvetica"/>
          <w:color w:val="060607"/>
          <w:spacing w:val="4"/>
          <w:sz w:val="15"/>
          <w:szCs w:val="15"/>
        </w:rPr>
        <w:t>1</w:t>
      </w:r>
      <w:r>
        <w:rPr>
          <w:rFonts w:ascii="Helvetica" w:hAnsi="Helvetica" w:cs="Helvetica"/>
          <w:color w:val="060607"/>
          <w:spacing w:val="4"/>
          <w:sz w:val="21"/>
          <w:szCs w:val="21"/>
        </w:rPr>
        <w:t>。</w:t>
      </w:r>
    </w:p>
    <w:p w14:paraId="46701053">
      <w:pPr>
        <w:pStyle w:val="9"/>
        <w:numPr>
          <w:ilvl w:val="0"/>
          <w:numId w:val="2"/>
        </w:numPr>
        <w:shd w:val="clear" w:color="auto" w:fill="FFFFFF"/>
        <w:spacing w:before="0" w:beforeAutospacing="0" w:after="0" w:afterAutospacing="0" w:line="360" w:lineRule="atLeast"/>
        <w:rPr>
          <w:rFonts w:ascii="Helvetica" w:hAnsi="Helvetica" w:cs="Helvetica"/>
          <w:color w:val="060607"/>
          <w:spacing w:val="4"/>
          <w:sz w:val="21"/>
          <w:szCs w:val="21"/>
        </w:rPr>
      </w:pPr>
      <w:r>
        <w:rPr>
          <w:rStyle w:val="13"/>
          <w:rFonts w:ascii="Helvetica" w:hAnsi="Helvetica" w:cs="Helvetica"/>
          <w:color w:val="060607"/>
          <w:spacing w:val="4"/>
          <w:sz w:val="21"/>
          <w:szCs w:val="21"/>
        </w:rPr>
        <w:t>线性加权组合</w:t>
      </w:r>
      <w:r>
        <w:rPr>
          <w:rFonts w:ascii="Helvetica" w:hAnsi="Helvetica" w:cs="Helvetica"/>
          <w:color w:val="060607"/>
          <w:spacing w:val="4"/>
          <w:sz w:val="21"/>
          <w:szCs w:val="21"/>
        </w:rPr>
        <w:t xml:space="preserve">：Kriging模型通过对已知采样点的响应值进行线性加权平均来预测新点的响应值，权重由相关函数和采样点的分布决定 </w:t>
      </w:r>
      <w:r>
        <w:rPr>
          <w:rStyle w:val="17"/>
          <w:rFonts w:ascii="Helvetica" w:hAnsi="Helvetica" w:cs="Helvetica"/>
          <w:color w:val="060607"/>
          <w:spacing w:val="4"/>
          <w:sz w:val="15"/>
          <w:szCs w:val="15"/>
        </w:rPr>
        <w:t>1</w:t>
      </w:r>
      <w:r>
        <w:rPr>
          <w:rFonts w:ascii="Helvetica" w:hAnsi="Helvetica" w:cs="Helvetica"/>
          <w:color w:val="060607"/>
          <w:spacing w:val="4"/>
          <w:sz w:val="21"/>
          <w:szCs w:val="21"/>
        </w:rPr>
        <w:t>。</w:t>
      </w:r>
    </w:p>
    <w:p w14:paraId="542F26BA">
      <w:pPr>
        <w:pStyle w:val="9"/>
        <w:numPr>
          <w:ilvl w:val="0"/>
          <w:numId w:val="2"/>
        </w:numPr>
        <w:shd w:val="clear" w:color="auto" w:fill="FFFFFF"/>
        <w:spacing w:before="0" w:beforeAutospacing="0" w:after="0" w:afterAutospacing="0" w:line="360" w:lineRule="atLeast"/>
        <w:rPr>
          <w:rFonts w:ascii="Helvetica" w:hAnsi="Helvetica" w:cs="Helvetica"/>
          <w:color w:val="060607"/>
          <w:spacing w:val="4"/>
          <w:sz w:val="21"/>
          <w:szCs w:val="21"/>
        </w:rPr>
      </w:pPr>
      <w:r>
        <w:rPr>
          <w:rStyle w:val="13"/>
          <w:rFonts w:ascii="Helvetica" w:hAnsi="Helvetica" w:cs="Helvetica"/>
          <w:color w:val="060607"/>
          <w:spacing w:val="4"/>
          <w:sz w:val="21"/>
          <w:szCs w:val="21"/>
        </w:rPr>
        <w:t>无偏最优估计</w:t>
      </w:r>
      <w:r>
        <w:rPr>
          <w:rFonts w:ascii="Helvetica" w:hAnsi="Helvetica" w:cs="Helvetica"/>
          <w:color w:val="060607"/>
          <w:spacing w:val="4"/>
          <w:sz w:val="21"/>
          <w:szCs w:val="21"/>
        </w:rPr>
        <w:t xml:space="preserve">：Kriging模型提供的是一种无偏估计，即预测值的期望等于真实值，同时它还提供了预测值的方差，这是它与其他插值方法相比的一个显著优势 </w:t>
      </w:r>
      <w:r>
        <w:rPr>
          <w:rStyle w:val="17"/>
          <w:rFonts w:ascii="Helvetica" w:hAnsi="Helvetica" w:cs="Helvetica"/>
          <w:color w:val="060607"/>
          <w:spacing w:val="4"/>
          <w:sz w:val="15"/>
          <w:szCs w:val="15"/>
        </w:rPr>
        <w:t>1</w:t>
      </w:r>
      <w:r>
        <w:rPr>
          <w:rFonts w:ascii="Helvetica" w:hAnsi="Helvetica" w:cs="Helvetica"/>
          <w:color w:val="060607"/>
          <w:spacing w:val="4"/>
          <w:sz w:val="21"/>
          <w:szCs w:val="21"/>
        </w:rPr>
        <w:t>。</w:t>
      </w:r>
    </w:p>
    <w:p w14:paraId="2FEDA0F6">
      <w:pPr>
        <w:pStyle w:val="9"/>
        <w:numPr>
          <w:ilvl w:val="0"/>
          <w:numId w:val="2"/>
        </w:numPr>
        <w:shd w:val="clear" w:color="auto" w:fill="FFFFFF"/>
        <w:spacing w:before="0" w:beforeAutospacing="0" w:after="0" w:afterAutospacing="0" w:line="360" w:lineRule="atLeast"/>
        <w:rPr>
          <w:rFonts w:ascii="Helvetica" w:hAnsi="Helvetica" w:cs="Helvetica"/>
          <w:color w:val="060607"/>
          <w:spacing w:val="4"/>
          <w:sz w:val="21"/>
          <w:szCs w:val="21"/>
        </w:rPr>
      </w:pPr>
      <w:r>
        <w:rPr>
          <w:rStyle w:val="13"/>
          <w:rFonts w:ascii="Helvetica" w:hAnsi="Helvetica" w:cs="Helvetica"/>
          <w:color w:val="060607"/>
          <w:spacing w:val="4"/>
          <w:sz w:val="21"/>
          <w:szCs w:val="21"/>
        </w:rPr>
        <w:t>参数训练</w:t>
      </w:r>
      <w:r>
        <w:rPr>
          <w:rFonts w:ascii="Helvetica" w:hAnsi="Helvetica" w:cs="Helvetica"/>
          <w:color w:val="060607"/>
          <w:spacing w:val="4"/>
          <w:sz w:val="21"/>
          <w:szCs w:val="21"/>
        </w:rPr>
        <w:t xml:space="preserve">：Kriging模型的参数，如相关函数的参数，可以通过最大似然估计或交叉验证等方法进行训练，以提高模型的预测精度 </w:t>
      </w:r>
      <w:r>
        <w:rPr>
          <w:rStyle w:val="17"/>
          <w:rFonts w:ascii="Helvetica" w:hAnsi="Helvetica" w:cs="Helvetica"/>
          <w:color w:val="060607"/>
          <w:spacing w:val="4"/>
          <w:sz w:val="15"/>
          <w:szCs w:val="15"/>
        </w:rPr>
        <w:t>6</w:t>
      </w:r>
      <w:r>
        <w:rPr>
          <w:rFonts w:ascii="Helvetica" w:hAnsi="Helvetica" w:cs="Helvetica"/>
          <w:color w:val="060607"/>
          <w:spacing w:val="4"/>
          <w:sz w:val="21"/>
          <w:szCs w:val="21"/>
        </w:rPr>
        <w:t>。</w:t>
      </w:r>
    </w:p>
    <w:p w14:paraId="4A44CCB7">
      <w:pPr>
        <w:pStyle w:val="9"/>
        <w:numPr>
          <w:ilvl w:val="0"/>
          <w:numId w:val="2"/>
        </w:numPr>
        <w:shd w:val="clear" w:color="auto" w:fill="FFFFFF"/>
        <w:spacing w:before="0" w:beforeAutospacing="0" w:after="0" w:afterAutospacing="0" w:line="360" w:lineRule="atLeast"/>
        <w:rPr>
          <w:rFonts w:ascii="Helvetica" w:hAnsi="Helvetica" w:cs="Helvetica"/>
          <w:color w:val="060607"/>
          <w:spacing w:val="4"/>
          <w:sz w:val="21"/>
          <w:szCs w:val="21"/>
        </w:rPr>
      </w:pPr>
      <w:r>
        <w:rPr>
          <w:rStyle w:val="13"/>
          <w:rFonts w:ascii="Helvetica" w:hAnsi="Helvetica" w:cs="Helvetica"/>
          <w:color w:val="060607"/>
          <w:spacing w:val="4"/>
          <w:sz w:val="21"/>
          <w:szCs w:val="21"/>
        </w:rPr>
        <w:t>优化加点准则</w:t>
      </w:r>
      <w:r>
        <w:rPr>
          <w:rFonts w:ascii="Helvetica" w:hAnsi="Helvetica" w:cs="Helvetica"/>
          <w:color w:val="060607"/>
          <w:spacing w:val="4"/>
          <w:sz w:val="21"/>
          <w:szCs w:val="21"/>
        </w:rPr>
        <w:t xml:space="preserve">：在代理模型建立之后，可以通过一定的准则来选择新的样本点，如最小化代理模型预测准则(MSP)、改善期望准则(EI)等，以进一步提高模型的性能 </w:t>
      </w:r>
      <w:r>
        <w:rPr>
          <w:rStyle w:val="17"/>
          <w:rFonts w:ascii="Helvetica" w:hAnsi="Helvetica" w:cs="Helvetica"/>
          <w:color w:val="060607"/>
          <w:spacing w:val="4"/>
          <w:sz w:val="15"/>
          <w:szCs w:val="15"/>
        </w:rPr>
        <w:t>6</w:t>
      </w:r>
      <w:r>
        <w:rPr>
          <w:rFonts w:ascii="Helvetica" w:hAnsi="Helvetica" w:cs="Helvetica"/>
          <w:color w:val="060607"/>
          <w:spacing w:val="4"/>
          <w:sz w:val="21"/>
          <w:szCs w:val="21"/>
        </w:rPr>
        <w:t>。</w:t>
      </w:r>
    </w:p>
    <w:p w14:paraId="4C6E7008">
      <w:pPr>
        <w:pStyle w:val="9"/>
        <w:numPr>
          <w:ilvl w:val="0"/>
          <w:numId w:val="2"/>
        </w:numPr>
        <w:shd w:val="clear" w:color="auto" w:fill="FFFFFF"/>
        <w:spacing w:before="0" w:beforeAutospacing="0" w:after="0" w:afterAutospacing="0" w:line="360" w:lineRule="atLeast"/>
        <w:rPr>
          <w:rFonts w:ascii="Helvetica" w:hAnsi="Helvetica" w:cs="Helvetica"/>
          <w:color w:val="060607"/>
          <w:spacing w:val="4"/>
          <w:sz w:val="21"/>
          <w:szCs w:val="21"/>
        </w:rPr>
      </w:pPr>
      <w:r>
        <w:rPr>
          <w:rStyle w:val="13"/>
          <w:rFonts w:ascii="Helvetica" w:hAnsi="Helvetica" w:cs="Helvetica"/>
          <w:color w:val="060607"/>
          <w:spacing w:val="4"/>
          <w:sz w:val="21"/>
          <w:szCs w:val="21"/>
        </w:rPr>
        <w:t>应用领域</w:t>
      </w:r>
      <w:r>
        <w:rPr>
          <w:rFonts w:ascii="Helvetica" w:hAnsi="Helvetica" w:cs="Helvetica"/>
          <w:color w:val="060607"/>
          <w:spacing w:val="4"/>
          <w:sz w:val="21"/>
          <w:szCs w:val="21"/>
        </w:rPr>
        <w:t xml:space="preserve">：Kriging代理模型广泛应用于工程设计、优化算法、可靠性分析等领域，特别是在处理高维、非线性、多极值的昂贵优化问题时，能够显著提高求解效率 </w:t>
      </w:r>
      <w:r>
        <w:rPr>
          <w:rStyle w:val="17"/>
          <w:rFonts w:ascii="Helvetica" w:hAnsi="Helvetica" w:cs="Helvetica"/>
          <w:color w:val="060607"/>
          <w:spacing w:val="4"/>
          <w:sz w:val="15"/>
          <w:szCs w:val="15"/>
        </w:rPr>
        <w:t>2</w:t>
      </w:r>
      <w:r>
        <w:rPr>
          <w:rFonts w:ascii="Helvetica" w:hAnsi="Helvetica" w:cs="Helvetica"/>
          <w:color w:val="060607"/>
          <w:spacing w:val="4"/>
          <w:sz w:val="21"/>
          <w:szCs w:val="21"/>
        </w:rPr>
        <w:t>。</w:t>
      </w:r>
    </w:p>
    <w:p w14:paraId="43CCBDCB">
      <w:pPr>
        <w:pStyle w:val="9"/>
        <w:numPr>
          <w:ilvl w:val="0"/>
          <w:numId w:val="2"/>
        </w:numPr>
        <w:shd w:val="clear" w:color="auto" w:fill="FFFFFF"/>
        <w:spacing w:before="0" w:beforeAutospacing="0" w:after="0" w:afterAutospacing="0" w:line="360" w:lineRule="atLeast"/>
        <w:rPr>
          <w:rFonts w:ascii="Helvetica" w:hAnsi="Helvetica" w:cs="Helvetica"/>
          <w:color w:val="060607"/>
          <w:spacing w:val="4"/>
          <w:sz w:val="21"/>
          <w:szCs w:val="21"/>
        </w:rPr>
      </w:pPr>
      <w:r>
        <w:rPr>
          <w:rStyle w:val="13"/>
          <w:rFonts w:ascii="Helvetica" w:hAnsi="Helvetica" w:cs="Helvetica"/>
          <w:color w:val="060607"/>
          <w:spacing w:val="4"/>
          <w:sz w:val="21"/>
          <w:szCs w:val="21"/>
        </w:rPr>
        <w:t>实现工具</w:t>
      </w:r>
      <w:r>
        <w:rPr>
          <w:rFonts w:ascii="Helvetica" w:hAnsi="Helvetica" w:cs="Helvetica"/>
          <w:color w:val="060607"/>
          <w:spacing w:val="4"/>
          <w:sz w:val="21"/>
          <w:szCs w:val="21"/>
        </w:rPr>
        <w:t xml:space="preserve">：在实际应用中，Kriging模型可以通过一些软件工具来实现，如Python的pykrige库和MATLAB的DACE工具箱，这些工具提供了Kriging模型的实现和预测功能 </w:t>
      </w:r>
      <w:r>
        <w:rPr>
          <w:rStyle w:val="17"/>
          <w:rFonts w:ascii="Helvetica" w:hAnsi="Helvetica" w:cs="Helvetica"/>
          <w:color w:val="060607"/>
          <w:spacing w:val="4"/>
          <w:sz w:val="15"/>
          <w:szCs w:val="15"/>
        </w:rPr>
        <w:t>1</w:t>
      </w:r>
      <w:r>
        <w:rPr>
          <w:rFonts w:ascii="Helvetica" w:hAnsi="Helvetica" w:cs="Helvetica"/>
          <w:color w:val="060607"/>
          <w:spacing w:val="4"/>
          <w:sz w:val="21"/>
          <w:szCs w:val="21"/>
        </w:rPr>
        <w:t>。</w:t>
      </w:r>
    </w:p>
    <w:p w14:paraId="3D8D0B77">
      <w:pPr>
        <w:widowControl/>
        <w:shd w:val="clear" w:color="auto" w:fill="F3F5FA"/>
        <w:spacing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 xml:space="preserve"> </w:t>
      </w:r>
    </w:p>
    <w:p w14:paraId="158F4309"/>
    <w:p w14:paraId="20AFFF99">
      <w:pPr>
        <w:pStyle w:val="3"/>
      </w:pPr>
      <w:r>
        <w:rPr>
          <w:shd w:val="clear" w:color="auto" w:fill="FFFFFF"/>
        </w:rPr>
        <w:t>鲁棒性</w:t>
      </w:r>
    </w:p>
    <w:p w14:paraId="3094DDE5">
      <w:pPr>
        <w:widowControl/>
        <w:shd w:val="clear" w:color="auto" w:fill="FFFFFF"/>
        <w:spacing w:after="206"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鲁棒性是指在优化过程中，面对模型或数据的不确定性，算法能够保持稳定性和有效性的能力。在代理模型的构建和应用中，鲁棒性尤为重要，因为它可以帮助模型更好地处理实际应用中的噪声和变化。</w:t>
      </w:r>
    </w:p>
    <w:p w14:paraId="5A117022">
      <w:pPr>
        <w:widowControl/>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Kriging模型的鲁棒性</w:t>
      </w:r>
      <w:r>
        <w:rPr>
          <w:rFonts w:ascii="Helvetica" w:hAnsi="Helvetica" w:eastAsia="宋体" w:cs="Helvetica"/>
          <w:color w:val="060607"/>
          <w:spacing w:val="4"/>
          <w:kern w:val="0"/>
          <w:szCs w:val="21"/>
        </w:rPr>
        <w:t>：Kriging模型，作为一种代理模型，具有较好的鲁棒性。它通过建立半变异函数来描述空间相关性，并利用已知观测点的数值和空间位置来预测未知点的数值。Kriging模型的鲁棒性体现在它对异常值具有一定的鲁棒性，并且能够提供预测结果的置信区间，从而提供了对预测结果的不确定性估计</w:t>
      </w:r>
    </w:p>
    <w:p w14:paraId="64EEE66D">
      <w:pPr>
        <w:widowControl/>
        <w:shd w:val="clear" w:color="auto" w:fill="FFFFFF"/>
        <w:spacing w:line="360" w:lineRule="atLeast"/>
        <w:jc w:val="left"/>
        <w:rPr>
          <w:rFonts w:ascii="Helvetica" w:hAnsi="Helvetica" w:eastAsia="宋体" w:cs="Helvetica"/>
          <w:color w:val="060607"/>
          <w:spacing w:val="4"/>
          <w:kern w:val="0"/>
          <w:szCs w:val="21"/>
        </w:rPr>
      </w:pPr>
    </w:p>
    <w:p w14:paraId="054B0DBF">
      <w:pPr>
        <w:widowControl/>
        <w:shd w:val="clear" w:color="auto" w:fill="FFFFFF"/>
        <w:spacing w:line="360" w:lineRule="atLeast"/>
        <w:jc w:val="left"/>
        <w:rPr>
          <w:rFonts w:ascii="Helvetica" w:hAnsi="Helvetica" w:eastAsia="宋体" w:cs="Helvetica"/>
          <w:color w:val="060607"/>
          <w:spacing w:val="4"/>
          <w:kern w:val="0"/>
          <w:szCs w:val="21"/>
        </w:rPr>
      </w:pPr>
    </w:p>
    <w:p w14:paraId="6E4BCBF2">
      <w:pPr>
        <w:pStyle w:val="3"/>
      </w:pPr>
      <w:r>
        <w:t>均方误差</w:t>
      </w:r>
    </w:p>
    <w:p w14:paraId="3D937ECC">
      <w:pPr>
        <w:widowControl/>
        <w:shd w:val="clear" w:color="auto" w:fill="FFFFFF"/>
        <w:spacing w:after="206"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（Mean Squared Error，简称MSE）是衡量模型预测值与实际观测值之间差异的一个常用指标，定义为预测误差的平方和的平均值。在Kriging模型中，均方误差通常用来评估预测点的预测精度，其计算公式为：</w:t>
      </w:r>
    </w:p>
    <w:p w14:paraId="7303F5AB">
      <w:pPr>
        <w:widowControl/>
        <w:shd w:val="clear" w:color="auto" w:fill="FFFFFF"/>
        <w:spacing w:after="206" w:line="360" w:lineRule="atLeast"/>
        <w:jc w:val="left"/>
        <w:rPr>
          <w:rFonts w:ascii="Helvetica" w:hAnsi="Helvetica" w:eastAsia="宋体" w:cs="Helvetica"/>
          <w:color w:val="060607"/>
          <w:spacing w:val="4"/>
          <w:kern w:val="0"/>
          <w:szCs w:val="21"/>
        </w:rPr>
      </w:pPr>
      <w: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1973580" cy="388620"/>
            <wp:effectExtent l="0" t="0" r="762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973580" cy="388620"/>
                    </a:xfrm>
                    <a:prstGeom prst="rect">
                      <a:avLst/>
                    </a:prstGeom>
                    <a:noFill/>
                    <a:ln>
                      <a:noFill/>
                    </a:ln>
                  </pic:spPr>
                </pic:pic>
              </a:graphicData>
            </a:graphic>
          </wp:anchor>
        </w:drawing>
      </w:r>
    </w:p>
    <w:p w14:paraId="2AA46957">
      <w:pPr>
        <w:widowControl/>
        <w:shd w:val="clear" w:color="auto" w:fill="FFFFFF"/>
        <w:spacing w:after="206"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其中，</w:t>
      </w:r>
      <w:r>
        <w:rPr>
          <w:rFonts w:ascii="Times New Roman" w:hAnsi="Times New Roman" w:eastAsia="宋体" w:cs="Times New Roman"/>
          <w:color w:val="060607"/>
          <w:spacing w:val="4"/>
          <w:kern w:val="0"/>
          <w:sz w:val="25"/>
          <w:szCs w:val="25"/>
        </w:rPr>
        <w:t>N</w:t>
      </w:r>
      <w:r>
        <w:rPr>
          <w:rFonts w:ascii="KaTeX_Math" w:hAnsi="KaTeX_Math" w:eastAsia="宋体" w:cs="Times New Roman"/>
          <w:i/>
          <w:iCs/>
          <w:color w:val="060607"/>
          <w:spacing w:val="4"/>
          <w:kern w:val="0"/>
          <w:sz w:val="25"/>
          <w:szCs w:val="25"/>
        </w:rPr>
        <w:t>N</w:t>
      </w:r>
      <w:r>
        <w:rPr>
          <w:rFonts w:ascii="Helvetica" w:hAnsi="Helvetica" w:eastAsia="宋体" w:cs="Helvetica"/>
          <w:color w:val="060607"/>
          <w:spacing w:val="4"/>
          <w:kern w:val="0"/>
          <w:szCs w:val="21"/>
        </w:rPr>
        <w:t xml:space="preserve"> 是样本数量，</w:t>
      </w:r>
      <w:r>
        <w:rPr>
          <w:rFonts w:ascii="Times New Roman" w:hAnsi="Times New Roman" w:eastAsia="宋体" w:cs="Times New Roman"/>
          <w:color w:val="060607"/>
          <w:spacing w:val="4"/>
          <w:kern w:val="0"/>
          <w:sz w:val="25"/>
          <w:szCs w:val="25"/>
        </w:rPr>
        <w:t>y_i</w:t>
      </w:r>
      <w:r>
        <w:rPr>
          <w:rFonts w:ascii="KaTeX_Math" w:hAnsi="KaTeX_Math" w:eastAsia="宋体" w:cs="Times New Roman"/>
          <w:i/>
          <w:iCs/>
          <w:color w:val="060607"/>
          <w:spacing w:val="4"/>
          <w:kern w:val="0"/>
          <w:sz w:val="25"/>
          <w:szCs w:val="25"/>
        </w:rPr>
        <w:t>y</w:t>
      </w:r>
      <w:r>
        <w:rPr>
          <w:rFonts w:ascii="KaTeX_Math" w:hAnsi="KaTeX_Math" w:eastAsia="宋体" w:cs="Times New Roman"/>
          <w:i/>
          <w:iCs/>
          <w:color w:val="060607"/>
          <w:spacing w:val="4"/>
          <w:kern w:val="0"/>
          <w:sz w:val="18"/>
          <w:szCs w:val="18"/>
        </w:rPr>
        <w:t>i</w:t>
      </w:r>
      <w:r>
        <w:rPr>
          <w:rFonts w:ascii="Times New Roman" w:hAnsi="Times New Roman" w:eastAsia="宋体" w:cs="Times New Roman"/>
          <w:color w:val="060607"/>
          <w:spacing w:val="4"/>
          <w:kern w:val="0"/>
          <w:sz w:val="2"/>
          <w:szCs w:val="2"/>
        </w:rPr>
        <w:t>​</w:t>
      </w:r>
      <w:r>
        <w:rPr>
          <w:rFonts w:ascii="Helvetica" w:hAnsi="Helvetica" w:eastAsia="宋体" w:cs="Helvetica"/>
          <w:color w:val="060607"/>
          <w:spacing w:val="4"/>
          <w:kern w:val="0"/>
          <w:szCs w:val="21"/>
        </w:rPr>
        <w:t xml:space="preserve"> 是第 </w:t>
      </w:r>
      <w:r>
        <w:rPr>
          <w:rFonts w:ascii="Times New Roman" w:hAnsi="Times New Roman" w:eastAsia="宋体" w:cs="Times New Roman"/>
          <w:color w:val="060607"/>
          <w:spacing w:val="4"/>
          <w:kern w:val="0"/>
          <w:sz w:val="25"/>
          <w:szCs w:val="25"/>
        </w:rPr>
        <w:t>i</w:t>
      </w:r>
      <w:r>
        <w:rPr>
          <w:rFonts w:ascii="KaTeX_Math" w:hAnsi="KaTeX_Math" w:eastAsia="宋体" w:cs="Times New Roman"/>
          <w:i/>
          <w:iCs/>
          <w:color w:val="060607"/>
          <w:spacing w:val="4"/>
          <w:kern w:val="0"/>
          <w:sz w:val="25"/>
          <w:szCs w:val="25"/>
        </w:rPr>
        <w:t>i</w:t>
      </w:r>
      <w:r>
        <w:rPr>
          <w:rFonts w:ascii="Helvetica" w:hAnsi="Helvetica" w:eastAsia="宋体" w:cs="Helvetica"/>
          <w:color w:val="060607"/>
          <w:spacing w:val="4"/>
          <w:kern w:val="0"/>
          <w:szCs w:val="21"/>
        </w:rPr>
        <w:t xml:space="preserve"> 个观测值，</w:t>
      </w:r>
      <w:r>
        <w:rPr>
          <w:rFonts w:ascii="Times New Roman" w:hAnsi="Times New Roman" w:eastAsia="宋体" w:cs="Times New Roman"/>
          <w:color w:val="060607"/>
          <w:spacing w:val="4"/>
          <w:kern w:val="0"/>
          <w:sz w:val="25"/>
          <w:szCs w:val="25"/>
        </w:rPr>
        <w:t>\hat{y}_i</w:t>
      </w:r>
      <w:r>
        <w:rPr>
          <w:rFonts w:ascii="KaTeX_Math" w:hAnsi="KaTeX_Math" w:eastAsia="宋体" w:cs="Times New Roman"/>
          <w:i/>
          <w:iCs/>
          <w:color w:val="060607"/>
          <w:spacing w:val="4"/>
          <w:kern w:val="0"/>
          <w:sz w:val="25"/>
          <w:szCs w:val="25"/>
        </w:rPr>
        <w:t>y</w:t>
      </w:r>
      <w:r>
        <w:rPr>
          <w:rFonts w:ascii="Times New Roman" w:hAnsi="Times New Roman" w:eastAsia="宋体" w:cs="Times New Roman"/>
          <w:color w:val="060607"/>
          <w:spacing w:val="4"/>
          <w:kern w:val="0"/>
          <w:sz w:val="25"/>
          <w:szCs w:val="25"/>
        </w:rPr>
        <w:t>^</w:t>
      </w:r>
      <w:r>
        <w:rPr>
          <w:rFonts w:ascii="Times New Roman" w:hAnsi="Times New Roman" w:eastAsia="宋体" w:cs="Times New Roman"/>
          <w:color w:val="060607"/>
          <w:spacing w:val="4"/>
          <w:kern w:val="0"/>
          <w:sz w:val="2"/>
          <w:szCs w:val="2"/>
        </w:rPr>
        <w:t>​</w:t>
      </w:r>
      <w:r>
        <w:rPr>
          <w:rFonts w:ascii="KaTeX_Math" w:hAnsi="KaTeX_Math" w:eastAsia="宋体" w:cs="Times New Roman"/>
          <w:i/>
          <w:iCs/>
          <w:color w:val="060607"/>
          <w:spacing w:val="4"/>
          <w:kern w:val="0"/>
          <w:sz w:val="18"/>
          <w:szCs w:val="18"/>
        </w:rPr>
        <w:t>i</w:t>
      </w:r>
      <w:r>
        <w:rPr>
          <w:rFonts w:ascii="Times New Roman" w:hAnsi="Times New Roman" w:eastAsia="宋体" w:cs="Times New Roman"/>
          <w:color w:val="060607"/>
          <w:spacing w:val="4"/>
          <w:kern w:val="0"/>
          <w:sz w:val="2"/>
          <w:szCs w:val="2"/>
        </w:rPr>
        <w:t>​</w:t>
      </w:r>
      <w:r>
        <w:rPr>
          <w:rFonts w:ascii="Helvetica" w:hAnsi="Helvetica" w:eastAsia="宋体" w:cs="Helvetica"/>
          <w:color w:val="060607"/>
          <w:spacing w:val="4"/>
          <w:kern w:val="0"/>
          <w:szCs w:val="21"/>
        </w:rPr>
        <w:t xml:space="preserve"> 是第 </w:t>
      </w:r>
      <w:r>
        <w:rPr>
          <w:rFonts w:ascii="Times New Roman" w:hAnsi="Times New Roman" w:eastAsia="宋体" w:cs="Times New Roman"/>
          <w:color w:val="060607"/>
          <w:spacing w:val="4"/>
          <w:kern w:val="0"/>
          <w:sz w:val="25"/>
          <w:szCs w:val="25"/>
        </w:rPr>
        <w:t>i</w:t>
      </w:r>
      <w:r>
        <w:rPr>
          <w:rFonts w:ascii="KaTeX_Math" w:hAnsi="KaTeX_Math" w:eastAsia="宋体" w:cs="Times New Roman"/>
          <w:i/>
          <w:iCs/>
          <w:color w:val="060607"/>
          <w:spacing w:val="4"/>
          <w:kern w:val="0"/>
          <w:sz w:val="25"/>
          <w:szCs w:val="25"/>
        </w:rPr>
        <w:t>i</w:t>
      </w:r>
      <w:r>
        <w:rPr>
          <w:rFonts w:ascii="Helvetica" w:hAnsi="Helvetica" w:eastAsia="宋体" w:cs="Helvetica"/>
          <w:color w:val="060607"/>
          <w:spacing w:val="4"/>
          <w:kern w:val="0"/>
          <w:szCs w:val="21"/>
        </w:rPr>
        <w:t xml:space="preserve"> 个预测值。</w:t>
      </w:r>
    </w:p>
    <w:p w14:paraId="0069EE00">
      <w:pPr>
        <w:widowControl/>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 xml:space="preserve">Kriging模型提供了一种预测新数据点的方法，并且能够估计预测的不确定性。在Kriging模型中，对于每个预测点，我们不仅得到一个预测值，还能得到一个与该预测值相关的方差，这个方差可以用于计算预测点的均方误差。在某些情况下，均方误差也可以用来指导模型的优化过程，例如通过最小化均方误差来选择模型参数 </w:t>
      </w:r>
      <w:r>
        <w:rPr>
          <w:rFonts w:ascii="Helvetica" w:hAnsi="Helvetica" w:eastAsia="宋体" w:cs="Helvetica"/>
          <w:color w:val="060607"/>
          <w:spacing w:val="4"/>
          <w:kern w:val="0"/>
          <w:sz w:val="15"/>
          <w:szCs w:val="15"/>
        </w:rPr>
        <w:t>16</w:t>
      </w:r>
      <w:r>
        <w:rPr>
          <w:rFonts w:ascii="Helvetica" w:hAnsi="Helvetica" w:eastAsia="宋体" w:cs="Helvetica"/>
          <w:color w:val="060607"/>
          <w:spacing w:val="4"/>
          <w:kern w:val="0"/>
          <w:szCs w:val="21"/>
        </w:rPr>
        <w:t>。</w:t>
      </w:r>
    </w:p>
    <w:p w14:paraId="7ADC1CBC">
      <w:pPr>
        <w:widowControl/>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 xml:space="preserve">在Kriging模型的上下文中，均方误差通常与模型的超参数估计有关，例如在最大似然估计过程中，通过对数似然函数求导并设置导数为零，可以找到最大化数据点似然性的超参数值 </w:t>
      </w:r>
      <w:r>
        <w:rPr>
          <w:rFonts w:ascii="Helvetica" w:hAnsi="Helvetica" w:eastAsia="宋体" w:cs="Helvetica"/>
          <w:color w:val="060607"/>
          <w:spacing w:val="4"/>
          <w:kern w:val="0"/>
          <w:sz w:val="15"/>
          <w:szCs w:val="15"/>
        </w:rPr>
        <w:t>23</w:t>
      </w:r>
      <w:r>
        <w:rPr>
          <w:rFonts w:ascii="Helvetica" w:hAnsi="Helvetica" w:eastAsia="宋体" w:cs="Helvetica"/>
          <w:color w:val="060607"/>
          <w:spacing w:val="4"/>
          <w:kern w:val="0"/>
          <w:szCs w:val="21"/>
        </w:rPr>
        <w:t>。此外，均方误差还可以用来衡量模型在训练集或测试集上的性能，帮助评估模型的泛化能力</w:t>
      </w:r>
    </w:p>
    <w:p w14:paraId="5CF48533">
      <w:pPr>
        <w:widowControl/>
        <w:shd w:val="clear" w:color="auto" w:fill="FFFFFF"/>
        <w:spacing w:line="360" w:lineRule="atLeast"/>
        <w:jc w:val="left"/>
        <w:rPr>
          <w:rFonts w:ascii="Helvetica" w:hAnsi="Helvetica" w:eastAsia="宋体" w:cs="Helvetica"/>
          <w:color w:val="060607"/>
          <w:spacing w:val="4"/>
          <w:kern w:val="0"/>
          <w:szCs w:val="21"/>
        </w:rPr>
      </w:pPr>
    </w:p>
    <w:p w14:paraId="1EA267EB">
      <w:pPr>
        <w:widowControl/>
        <w:shd w:val="clear" w:color="auto" w:fill="FFFFFF"/>
        <w:spacing w:after="206" w:line="360" w:lineRule="atLeast"/>
        <w:jc w:val="left"/>
        <w:rPr>
          <w:rFonts w:ascii="Helvetica" w:hAnsi="Helvetica" w:eastAsia="宋体" w:cs="Helvetica"/>
          <w:color w:val="060607"/>
          <w:spacing w:val="4"/>
          <w:kern w:val="0"/>
          <w:szCs w:val="21"/>
        </w:rPr>
      </w:pPr>
    </w:p>
    <w:p w14:paraId="69F83CCA">
      <w:pPr>
        <w:pStyle w:val="3"/>
      </w:pPr>
      <w:r>
        <w:rPr>
          <w:rFonts w:hint="eastAsia"/>
        </w:rPr>
        <w:t>交叉验证类型</w:t>
      </w:r>
    </w:p>
    <w:p w14:paraId="70002F26">
      <w:pPr>
        <w:widowControl/>
        <w:shd w:val="clear" w:color="auto" w:fill="FFFFFF"/>
        <w:spacing w:after="206"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交叉验证（Cross-Validation）是一种统计学方法，用于评估并提高模型的预测性能，特别是在样本量较小的情况下。它可以帮助我们理解模型在未知数据上的泛化能力。以下是交叉验证的一些常见类型：</w:t>
      </w:r>
    </w:p>
    <w:p w14:paraId="521DC59B">
      <w:pPr>
        <w:widowControl/>
        <w:numPr>
          <w:ilvl w:val="0"/>
          <w:numId w:val="3"/>
        </w:numPr>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留一法交叉验证（Leave-One-Out Cross-Validation, LOOCV）</w:t>
      </w:r>
      <w:r>
        <w:rPr>
          <w:rFonts w:ascii="Helvetica" w:hAnsi="Helvetica" w:eastAsia="宋体" w:cs="Helvetica"/>
          <w:color w:val="060607"/>
          <w:spacing w:val="4"/>
          <w:kern w:val="0"/>
          <w:szCs w:val="21"/>
        </w:rPr>
        <w:t>:</w:t>
      </w:r>
    </w:p>
    <w:p w14:paraId="5B32AE70">
      <w:pPr>
        <w:widowControl/>
        <w:numPr>
          <w:ilvl w:val="1"/>
          <w:numId w:val="3"/>
        </w:numPr>
        <w:shd w:val="clear" w:color="auto" w:fill="FFFFFF"/>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每次迭代中，模型使用除了一个样本外的所有样本进行训练，然后用这个样本来测试模型。</w:t>
      </w:r>
    </w:p>
    <w:p w14:paraId="425AE471">
      <w:pPr>
        <w:widowControl/>
        <w:numPr>
          <w:ilvl w:val="1"/>
          <w:numId w:val="3"/>
        </w:numPr>
        <w:shd w:val="clear" w:color="auto" w:fill="FFFFFF"/>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这种方法在样本量较小的情况下很有用，但计算成本可能很高，尤其是当样本量很大时。</w:t>
      </w:r>
    </w:p>
    <w:p w14:paraId="33FA9027">
      <w:pPr>
        <w:widowControl/>
        <w:numPr>
          <w:ilvl w:val="0"/>
          <w:numId w:val="3"/>
        </w:numPr>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K折交叉验证（K-Fold Cross-Validation）</w:t>
      </w:r>
      <w:r>
        <w:rPr>
          <w:rFonts w:ascii="Helvetica" w:hAnsi="Helvetica" w:eastAsia="宋体" w:cs="Helvetica"/>
          <w:color w:val="060607"/>
          <w:spacing w:val="4"/>
          <w:kern w:val="0"/>
          <w:szCs w:val="21"/>
        </w:rPr>
        <w:t>:</w:t>
      </w:r>
    </w:p>
    <w:p w14:paraId="2E78FE7D">
      <w:pPr>
        <w:widowControl/>
        <w:numPr>
          <w:ilvl w:val="1"/>
          <w:numId w:val="3"/>
        </w:numPr>
        <w:shd w:val="clear" w:color="auto" w:fill="FFFFFF"/>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将数据集随机分成K个子集（或“折叠”）。</w:t>
      </w:r>
    </w:p>
    <w:p w14:paraId="72C7BE79">
      <w:pPr>
        <w:widowControl/>
        <w:numPr>
          <w:ilvl w:val="1"/>
          <w:numId w:val="3"/>
        </w:numPr>
        <w:shd w:val="clear" w:color="auto" w:fill="FFFFFF"/>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然后，模型将进行K次迭代的训练和验证。在每次迭代中，选择一个不同的折叠作为验证集，其余的K-1个折叠联合起来作为训练集。</w:t>
      </w:r>
    </w:p>
    <w:p w14:paraId="73E32995">
      <w:pPr>
        <w:widowControl/>
        <w:numPr>
          <w:ilvl w:val="1"/>
          <w:numId w:val="3"/>
        </w:numPr>
        <w:shd w:val="clear" w:color="auto" w:fill="FFFFFF"/>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这种方法提供了模型性能的更稳定估计，并且比LOOCV计算效率更高。</w:t>
      </w:r>
    </w:p>
    <w:p w14:paraId="6CBF1C42">
      <w:pPr>
        <w:widowControl/>
        <w:numPr>
          <w:ilvl w:val="0"/>
          <w:numId w:val="3"/>
        </w:numPr>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分层K折交叉验证（Stratified K-Fold Cross-Validation）</w:t>
      </w:r>
      <w:r>
        <w:rPr>
          <w:rFonts w:ascii="Helvetica" w:hAnsi="Helvetica" w:eastAsia="宋体" w:cs="Helvetica"/>
          <w:color w:val="060607"/>
          <w:spacing w:val="4"/>
          <w:kern w:val="0"/>
          <w:szCs w:val="21"/>
        </w:rPr>
        <w:t>:</w:t>
      </w:r>
    </w:p>
    <w:p w14:paraId="7AABF5CD">
      <w:pPr>
        <w:widowControl/>
        <w:numPr>
          <w:ilvl w:val="1"/>
          <w:numId w:val="3"/>
        </w:numPr>
        <w:shd w:val="clear" w:color="auto" w:fill="FFFFFF"/>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与K折交叉验证类似，但在每个折叠中保持类别的分布比例，这对于不平衡数据集特别重要。</w:t>
      </w:r>
    </w:p>
    <w:p w14:paraId="3201B3FB">
      <w:pPr>
        <w:widowControl/>
        <w:numPr>
          <w:ilvl w:val="0"/>
          <w:numId w:val="3"/>
        </w:numPr>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时间序列交叉验证（Time Series Cross-Validation）</w:t>
      </w:r>
      <w:r>
        <w:rPr>
          <w:rFonts w:ascii="Helvetica" w:hAnsi="Helvetica" w:eastAsia="宋体" w:cs="Helvetica"/>
          <w:color w:val="060607"/>
          <w:spacing w:val="4"/>
          <w:kern w:val="0"/>
          <w:szCs w:val="21"/>
        </w:rPr>
        <w:t>:</w:t>
      </w:r>
    </w:p>
    <w:p w14:paraId="06627D6D">
      <w:pPr>
        <w:widowControl/>
        <w:numPr>
          <w:ilvl w:val="1"/>
          <w:numId w:val="3"/>
        </w:numPr>
        <w:shd w:val="clear" w:color="auto" w:fill="FFFFFF"/>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特别适用于时间序列数据，确保模型评估的顺序性。</w:t>
      </w:r>
    </w:p>
    <w:p w14:paraId="0B727EE4">
      <w:pPr>
        <w:widowControl/>
        <w:numPr>
          <w:ilvl w:val="0"/>
          <w:numId w:val="3"/>
        </w:numPr>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蒙特卡罗交叉验证（Monte Carlo Cross-Validation）</w:t>
      </w:r>
      <w:r>
        <w:rPr>
          <w:rFonts w:ascii="Helvetica" w:hAnsi="Helvetica" w:eastAsia="宋体" w:cs="Helvetica"/>
          <w:color w:val="060607"/>
          <w:spacing w:val="4"/>
          <w:kern w:val="0"/>
          <w:szCs w:val="21"/>
        </w:rPr>
        <w:t>:</w:t>
      </w:r>
    </w:p>
    <w:p w14:paraId="427A9E76">
      <w:pPr>
        <w:widowControl/>
        <w:numPr>
          <w:ilvl w:val="1"/>
          <w:numId w:val="3"/>
        </w:numPr>
        <w:shd w:val="clear" w:color="auto" w:fill="FFFFFF"/>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数据被分成多个随机折叠，然后进行多次迭代的交叉验证，以评估模型性能的稳定性。</w:t>
      </w:r>
    </w:p>
    <w:p w14:paraId="751DE018">
      <w:pPr>
        <w:widowControl/>
        <w:numPr>
          <w:ilvl w:val="0"/>
          <w:numId w:val="3"/>
        </w:numPr>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自助法（Bootstrap）</w:t>
      </w:r>
      <w:r>
        <w:rPr>
          <w:rFonts w:ascii="Helvetica" w:hAnsi="Helvetica" w:eastAsia="宋体" w:cs="Helvetica"/>
          <w:color w:val="060607"/>
          <w:spacing w:val="4"/>
          <w:kern w:val="0"/>
          <w:szCs w:val="21"/>
        </w:rPr>
        <w:t>:</w:t>
      </w:r>
    </w:p>
    <w:p w14:paraId="162AE0A6">
      <w:pPr>
        <w:widowControl/>
        <w:numPr>
          <w:ilvl w:val="1"/>
          <w:numId w:val="3"/>
        </w:numPr>
        <w:shd w:val="clear" w:color="auto" w:fill="FFFFFF"/>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通过从原始数据集中有放回地抽取样本来创建多个新数据集，然后评估模型在这些新数据集上的性能。</w:t>
      </w:r>
    </w:p>
    <w:p w14:paraId="05F8F163">
      <w:pPr>
        <w:widowControl/>
        <w:shd w:val="clear" w:color="auto" w:fill="FFFFFF"/>
        <w:spacing w:before="206" w:after="206"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交叉验证的主要优点包括：</w:t>
      </w:r>
    </w:p>
    <w:p w14:paraId="3A511578">
      <w:pPr>
        <w:widowControl/>
        <w:numPr>
          <w:ilvl w:val="0"/>
          <w:numId w:val="4"/>
        </w:numPr>
        <w:shd w:val="clear" w:color="auto" w:fill="FFFFFF"/>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减少偏差</w:t>
      </w:r>
      <w:r>
        <w:rPr>
          <w:rFonts w:ascii="Helvetica" w:hAnsi="Helvetica" w:eastAsia="宋体" w:cs="Helvetica"/>
          <w:color w:val="060607"/>
          <w:spacing w:val="4"/>
          <w:kern w:val="0"/>
          <w:szCs w:val="21"/>
        </w:rPr>
        <w:t>：通过在不同的数据子集上训练和测试模型，可以减少评估结果的偏差。</w:t>
      </w:r>
    </w:p>
    <w:p w14:paraId="53B16067">
      <w:pPr>
        <w:widowControl/>
        <w:numPr>
          <w:ilvl w:val="0"/>
          <w:numId w:val="4"/>
        </w:numPr>
        <w:shd w:val="clear" w:color="auto" w:fill="FFFFFF"/>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提高模型的泛化能力</w:t>
      </w:r>
      <w:r>
        <w:rPr>
          <w:rFonts w:ascii="Helvetica" w:hAnsi="Helvetica" w:eastAsia="宋体" w:cs="Helvetica"/>
          <w:color w:val="060607"/>
          <w:spacing w:val="4"/>
          <w:kern w:val="0"/>
          <w:szCs w:val="21"/>
        </w:rPr>
        <w:t>：通过在不同的数据集上重复训练和验证，可以提高模型对新数据的预测能力。</w:t>
      </w:r>
    </w:p>
    <w:p w14:paraId="56CC3804">
      <w:pPr>
        <w:widowControl/>
        <w:numPr>
          <w:ilvl w:val="0"/>
          <w:numId w:val="4"/>
        </w:numPr>
        <w:shd w:val="clear" w:color="auto" w:fill="FFFFFF"/>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评估模型稳定性</w:t>
      </w:r>
      <w:r>
        <w:rPr>
          <w:rFonts w:ascii="Helvetica" w:hAnsi="Helvetica" w:eastAsia="宋体" w:cs="Helvetica"/>
          <w:color w:val="060607"/>
          <w:spacing w:val="4"/>
          <w:kern w:val="0"/>
          <w:szCs w:val="21"/>
        </w:rPr>
        <w:t>：可以检查模型在不同数据集上的表现是否一致。</w:t>
      </w:r>
    </w:p>
    <w:p w14:paraId="738DE12B">
      <w:pPr>
        <w:widowControl/>
        <w:shd w:val="clear" w:color="auto" w:fill="FFFFFF"/>
        <w:spacing w:before="206"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然而，交叉验证也有缺点，如增加了计算成本，特别是当使用LOOCV或在大数据集上使用K折交叉验证时。此外，它可能不适用于具有时间依赖性的数据或需要大量计算资源的复杂模型。</w:t>
      </w:r>
    </w:p>
    <w:p w14:paraId="1A28690C">
      <w:pPr>
        <w:widowControl/>
        <w:jc w:val="left"/>
      </w:pPr>
    </w:p>
    <w:p w14:paraId="03607670">
      <w:pPr>
        <w:widowControl/>
        <w:jc w:val="left"/>
      </w:pPr>
    </w:p>
    <w:p w14:paraId="3189F8D3">
      <w:pPr>
        <w:pStyle w:val="3"/>
      </w:pPr>
      <w:r>
        <w:rPr>
          <w:rFonts w:hint="eastAsia"/>
        </w:rPr>
        <w:t>目前的kriging模型改进类型</w:t>
      </w:r>
    </w:p>
    <w:p w14:paraId="6B1FB88D">
      <w:pPr>
        <w:pStyle w:val="19"/>
        <w:widowControl/>
        <w:numPr>
          <w:ilvl w:val="0"/>
          <w:numId w:val="5"/>
        </w:numPr>
        <w:ind w:firstLineChars="0"/>
        <w:jc w:val="left"/>
      </w:pPr>
      <w:r>
        <w:rPr>
          <w:rStyle w:val="13"/>
          <w:rFonts w:ascii="Helvetica" w:hAnsi="Helvetica" w:cs="Helvetica"/>
          <w:color w:val="060607"/>
          <w:spacing w:val="4"/>
          <w:szCs w:val="21"/>
        </w:rPr>
        <w:t>梯度增强型Kriging</w:t>
      </w:r>
      <w:r>
        <w:rPr>
          <w:rFonts w:ascii="Helvetica" w:hAnsi="Helvetica" w:cs="Helvetica"/>
          <w:color w:val="060607"/>
          <w:spacing w:val="4"/>
          <w:szCs w:val="21"/>
        </w:rPr>
        <w:t xml:space="preserve">：通过引入目标函数的梯度信息来增强Kriging模型的预测精度，这有助于在优化过程中更精确地探索设计空间 </w:t>
      </w:r>
      <w:r>
        <w:rPr>
          <w:rStyle w:val="17"/>
          <w:rFonts w:ascii="Helvetica" w:hAnsi="Helvetica" w:cs="Helvetica"/>
          <w:color w:val="060607"/>
          <w:spacing w:val="4"/>
          <w:sz w:val="15"/>
          <w:szCs w:val="15"/>
        </w:rPr>
        <w:t>28</w:t>
      </w:r>
      <w:r>
        <w:rPr>
          <w:rFonts w:ascii="Helvetica" w:hAnsi="Helvetica" w:cs="Helvetica"/>
          <w:color w:val="060607"/>
          <w:spacing w:val="4"/>
          <w:szCs w:val="21"/>
        </w:rPr>
        <w:t>。</w:t>
      </w:r>
      <w:r>
        <w:rPr>
          <w:rFonts w:hint="eastAsia" w:ascii="Helvetica" w:hAnsi="Helvetica" w:cs="Helvetica"/>
          <w:color w:val="060607"/>
          <w:spacing w:val="4"/>
          <w:szCs w:val="21"/>
        </w:rPr>
        <w:t>（</w:t>
      </w:r>
      <w:r>
        <w:rPr>
          <w:rFonts w:cs="Times New Roman"/>
        </w:rPr>
        <w:t>数字图像处理中的距离变换方法(Distance Transform, DT)引入铁路线路的智能搜索，提出了一种梯度约束距离变换方法来解决最优路径问题。首先分别考虑水平梯度约束和垂直梯度约束，然后在全局优化过程中将它们结合起来得到最优解</w:t>
      </w:r>
      <w:r>
        <w:rPr>
          <w:rFonts w:hint="eastAsia" w:cs="Times New Roman"/>
        </w:rPr>
        <w:t>？</w:t>
      </w:r>
      <w:r>
        <w:rPr>
          <w:rFonts w:hint="eastAsia" w:ascii="Helvetica" w:hAnsi="Helvetica" w:cs="Helvetica"/>
          <w:color w:val="060607"/>
          <w:spacing w:val="4"/>
          <w:szCs w:val="21"/>
        </w:rPr>
        <w:t>）</w:t>
      </w:r>
    </w:p>
    <w:p w14:paraId="3AF7F41B">
      <w:pPr>
        <w:pStyle w:val="9"/>
        <w:numPr>
          <w:ilvl w:val="0"/>
          <w:numId w:val="5"/>
        </w:numPr>
        <w:shd w:val="clear" w:color="auto" w:fill="FFFFFF"/>
        <w:spacing w:before="0" w:beforeAutospacing="0" w:after="0" w:afterAutospacing="0" w:line="360" w:lineRule="atLeast"/>
        <w:rPr>
          <w:rFonts w:ascii="Helvetica" w:hAnsi="Helvetica" w:cs="Helvetica"/>
          <w:color w:val="060607"/>
          <w:spacing w:val="4"/>
          <w:sz w:val="21"/>
          <w:szCs w:val="21"/>
        </w:rPr>
      </w:pPr>
      <w:r>
        <w:rPr>
          <w:rStyle w:val="13"/>
          <w:rFonts w:ascii="Helvetica" w:hAnsi="Helvetica" w:cs="Helvetica"/>
          <w:color w:val="060607"/>
          <w:spacing w:val="4"/>
          <w:sz w:val="21"/>
          <w:szCs w:val="21"/>
        </w:rPr>
        <w:t>CoKriging模型</w:t>
      </w:r>
      <w:r>
        <w:rPr>
          <w:rFonts w:ascii="Helvetica" w:hAnsi="Helvetica" w:cs="Helvetica"/>
          <w:color w:val="060607"/>
          <w:spacing w:val="4"/>
          <w:sz w:val="21"/>
          <w:szCs w:val="21"/>
        </w:rPr>
        <w:t xml:space="preserve">：CoKriging是一种结合了多个相关输入的Kriging模型，它能够同时考虑多个相关变量对输出的影响，提高模型的预测能力 </w:t>
      </w:r>
      <w:r>
        <w:rPr>
          <w:rStyle w:val="17"/>
          <w:rFonts w:ascii="Helvetica" w:hAnsi="Helvetica" w:cs="Helvetica"/>
          <w:color w:val="060607"/>
          <w:spacing w:val="4"/>
          <w:sz w:val="15"/>
          <w:szCs w:val="15"/>
        </w:rPr>
        <w:t>28</w:t>
      </w:r>
      <w:r>
        <w:rPr>
          <w:rFonts w:ascii="Helvetica" w:hAnsi="Helvetica" w:cs="Helvetica"/>
          <w:color w:val="060607"/>
          <w:spacing w:val="4"/>
          <w:sz w:val="21"/>
          <w:szCs w:val="21"/>
        </w:rPr>
        <w:t>。</w:t>
      </w:r>
    </w:p>
    <w:p w14:paraId="555C8573">
      <w:pPr>
        <w:pStyle w:val="9"/>
        <w:numPr>
          <w:ilvl w:val="0"/>
          <w:numId w:val="5"/>
        </w:numPr>
        <w:shd w:val="clear" w:color="auto" w:fill="FFFFFF"/>
        <w:spacing w:before="0" w:beforeAutospacing="0" w:after="0" w:afterAutospacing="0" w:line="360" w:lineRule="atLeast"/>
        <w:rPr>
          <w:rFonts w:ascii="Helvetica" w:hAnsi="Helvetica" w:cs="Helvetica"/>
          <w:color w:val="060607"/>
          <w:spacing w:val="4"/>
          <w:sz w:val="21"/>
          <w:szCs w:val="21"/>
        </w:rPr>
      </w:pPr>
      <w:r>
        <w:rPr>
          <w:rStyle w:val="13"/>
          <w:rFonts w:ascii="Helvetica" w:hAnsi="Helvetica" w:cs="Helvetica"/>
          <w:color w:val="060607"/>
          <w:spacing w:val="4"/>
          <w:sz w:val="21"/>
          <w:szCs w:val="21"/>
        </w:rPr>
        <w:t>分层Kriging模型</w:t>
      </w:r>
      <w:r>
        <w:rPr>
          <w:rFonts w:ascii="Helvetica" w:hAnsi="Helvetica" w:cs="Helvetica"/>
          <w:color w:val="060607"/>
          <w:spacing w:val="4"/>
          <w:sz w:val="21"/>
          <w:szCs w:val="21"/>
        </w:rPr>
        <w:t xml:space="preserve">：通过对数据进行分层处理，构建多个局部Kriging模型，以适应数据的非均匀分布特性，从而提高整体模型的预测精度 </w:t>
      </w:r>
      <w:r>
        <w:rPr>
          <w:rStyle w:val="17"/>
          <w:rFonts w:ascii="Helvetica" w:hAnsi="Helvetica" w:cs="Helvetica"/>
          <w:color w:val="060607"/>
          <w:spacing w:val="4"/>
          <w:sz w:val="15"/>
          <w:szCs w:val="15"/>
        </w:rPr>
        <w:t>28</w:t>
      </w:r>
      <w:r>
        <w:rPr>
          <w:rFonts w:ascii="Helvetica" w:hAnsi="Helvetica" w:cs="Helvetica"/>
          <w:color w:val="060607"/>
          <w:spacing w:val="4"/>
          <w:sz w:val="21"/>
          <w:szCs w:val="21"/>
        </w:rPr>
        <w:t>。</w:t>
      </w:r>
    </w:p>
    <w:p w14:paraId="59787E38">
      <w:pPr>
        <w:pStyle w:val="9"/>
        <w:numPr>
          <w:ilvl w:val="0"/>
          <w:numId w:val="5"/>
        </w:numPr>
        <w:shd w:val="clear" w:color="auto" w:fill="FFFFFF"/>
        <w:spacing w:before="0" w:beforeAutospacing="0" w:after="0" w:afterAutospacing="0" w:line="360" w:lineRule="atLeast"/>
        <w:rPr>
          <w:rFonts w:ascii="Helvetica" w:hAnsi="Helvetica" w:cs="Helvetica"/>
          <w:color w:val="060607"/>
          <w:spacing w:val="4"/>
          <w:sz w:val="21"/>
          <w:szCs w:val="21"/>
        </w:rPr>
      </w:pPr>
      <w:r>
        <w:rPr>
          <w:rStyle w:val="13"/>
          <w:rFonts w:ascii="Helvetica" w:hAnsi="Helvetica" w:cs="Helvetica"/>
          <w:color w:val="060607"/>
          <w:spacing w:val="4"/>
          <w:sz w:val="21"/>
          <w:szCs w:val="21"/>
        </w:rPr>
        <w:t>优化加点准则</w:t>
      </w:r>
      <w:r>
        <w:rPr>
          <w:rFonts w:ascii="Helvetica" w:hAnsi="Helvetica" w:cs="Helvetica"/>
          <w:color w:val="060607"/>
          <w:spacing w:val="4"/>
          <w:sz w:val="21"/>
          <w:szCs w:val="21"/>
        </w:rPr>
        <w:t xml:space="preserve">：在代理优化算法中，选择合适的加点准则对于提高优化效率至关重要。可以采用最小化代理模型预测准则(MSP)、改善期望准则(EI)、改善概率准则(PI)、均方差准则(MSE)或置信下界准则(LCB)等方法来选择新的样本点 </w:t>
      </w:r>
      <w:r>
        <w:rPr>
          <w:rStyle w:val="17"/>
          <w:rFonts w:ascii="Helvetica" w:hAnsi="Helvetica" w:cs="Helvetica"/>
          <w:color w:val="060607"/>
          <w:spacing w:val="4"/>
          <w:sz w:val="15"/>
          <w:szCs w:val="15"/>
        </w:rPr>
        <w:t>33</w:t>
      </w:r>
      <w:r>
        <w:rPr>
          <w:rFonts w:ascii="Helvetica" w:hAnsi="Helvetica" w:cs="Helvetica"/>
          <w:color w:val="060607"/>
          <w:spacing w:val="4"/>
          <w:sz w:val="21"/>
          <w:szCs w:val="21"/>
        </w:rPr>
        <w:t>。</w:t>
      </w:r>
    </w:p>
    <w:p w14:paraId="7E8F0454">
      <w:pPr>
        <w:pStyle w:val="9"/>
        <w:numPr>
          <w:ilvl w:val="0"/>
          <w:numId w:val="5"/>
        </w:numPr>
        <w:shd w:val="clear" w:color="auto" w:fill="FFFFFF"/>
        <w:spacing w:before="0" w:beforeAutospacing="0" w:after="0" w:afterAutospacing="0" w:line="360" w:lineRule="atLeast"/>
        <w:rPr>
          <w:rFonts w:ascii="Helvetica" w:hAnsi="Helvetica" w:cs="Helvetica"/>
          <w:color w:val="060607"/>
          <w:spacing w:val="4"/>
          <w:sz w:val="21"/>
          <w:szCs w:val="21"/>
        </w:rPr>
      </w:pPr>
      <w:r>
        <w:rPr>
          <w:rStyle w:val="13"/>
          <w:rFonts w:ascii="Helvetica" w:hAnsi="Helvetica" w:cs="Helvetica"/>
          <w:color w:val="060607"/>
          <w:spacing w:val="4"/>
          <w:sz w:val="21"/>
          <w:szCs w:val="21"/>
        </w:rPr>
        <w:t>基于距离相关的Kriging模型构建方法</w:t>
      </w:r>
      <w:r>
        <w:rPr>
          <w:rFonts w:ascii="Helvetica" w:hAnsi="Helvetica" w:cs="Helvetica"/>
          <w:color w:val="060607"/>
          <w:spacing w:val="4"/>
          <w:sz w:val="21"/>
          <w:szCs w:val="21"/>
        </w:rPr>
        <w:t xml:space="preserve">：研究Kriging模型中超参数与距离相关之间的关系，基于距离相关预估Kriging模型的优化超参数的大小，降低模型构建过程中未知参数的数量，提高建模效率 </w:t>
      </w:r>
      <w:r>
        <w:rPr>
          <w:rStyle w:val="17"/>
          <w:rFonts w:ascii="Helvetica" w:hAnsi="Helvetica" w:cs="Helvetica"/>
          <w:color w:val="060607"/>
          <w:spacing w:val="4"/>
          <w:sz w:val="15"/>
          <w:szCs w:val="15"/>
        </w:rPr>
        <w:t>35</w:t>
      </w:r>
      <w:r>
        <w:rPr>
          <w:rFonts w:ascii="Helvetica" w:hAnsi="Helvetica" w:cs="Helvetica"/>
          <w:color w:val="060607"/>
          <w:spacing w:val="4"/>
          <w:sz w:val="21"/>
          <w:szCs w:val="21"/>
        </w:rPr>
        <w:t>。</w:t>
      </w:r>
    </w:p>
    <w:p w14:paraId="4FA6107D">
      <w:pPr>
        <w:pStyle w:val="9"/>
        <w:numPr>
          <w:ilvl w:val="0"/>
          <w:numId w:val="5"/>
        </w:numPr>
        <w:shd w:val="clear" w:color="auto" w:fill="FFFFFF"/>
        <w:spacing w:before="0" w:beforeAutospacing="0" w:after="0" w:afterAutospacing="0" w:line="360" w:lineRule="atLeast"/>
        <w:rPr>
          <w:rFonts w:ascii="Helvetica" w:hAnsi="Helvetica" w:cs="Helvetica"/>
          <w:color w:val="060607"/>
          <w:spacing w:val="4"/>
          <w:sz w:val="21"/>
          <w:szCs w:val="21"/>
        </w:rPr>
      </w:pPr>
      <w:r>
        <w:rPr>
          <w:rStyle w:val="13"/>
          <w:rFonts w:ascii="Helvetica" w:hAnsi="Helvetica" w:cs="Helvetica"/>
          <w:color w:val="060607"/>
          <w:spacing w:val="4"/>
          <w:sz w:val="21"/>
          <w:szCs w:val="21"/>
        </w:rPr>
        <w:t>自适应PC-Kriging模型</w:t>
      </w:r>
      <w:r>
        <w:rPr>
          <w:rFonts w:ascii="Helvetica" w:hAnsi="Helvetica" w:cs="Helvetica"/>
          <w:color w:val="060607"/>
          <w:spacing w:val="4"/>
          <w:sz w:val="21"/>
          <w:szCs w:val="21"/>
        </w:rPr>
        <w:t xml:space="preserve">：结合多项式混沌(PC)理论和Kriging模型，采用自适应_k_-means聚类分析来确保每次迭代添加对失效概率贡献较大的样本点，提高可靠性评估的精度和效率 </w:t>
      </w:r>
      <w:r>
        <w:rPr>
          <w:rStyle w:val="17"/>
          <w:rFonts w:ascii="Helvetica" w:hAnsi="Helvetica" w:cs="Helvetica"/>
          <w:color w:val="060607"/>
          <w:spacing w:val="4"/>
          <w:sz w:val="15"/>
          <w:szCs w:val="15"/>
        </w:rPr>
        <w:t>36</w:t>
      </w:r>
      <w:r>
        <w:rPr>
          <w:rFonts w:ascii="Helvetica" w:hAnsi="Helvetica" w:cs="Helvetica"/>
          <w:color w:val="060607"/>
          <w:spacing w:val="4"/>
          <w:sz w:val="21"/>
          <w:szCs w:val="21"/>
        </w:rPr>
        <w:t>。</w:t>
      </w:r>
    </w:p>
    <w:p w14:paraId="30D35C8F">
      <w:pPr>
        <w:pStyle w:val="9"/>
        <w:numPr>
          <w:ilvl w:val="0"/>
          <w:numId w:val="5"/>
        </w:numPr>
        <w:shd w:val="clear" w:color="auto" w:fill="FFFFFF"/>
        <w:spacing w:before="0" w:beforeAutospacing="0" w:after="0" w:afterAutospacing="0" w:line="360" w:lineRule="atLeast"/>
        <w:rPr>
          <w:rFonts w:ascii="Helvetica" w:hAnsi="Helvetica" w:cs="Helvetica"/>
          <w:color w:val="060607"/>
          <w:spacing w:val="4"/>
          <w:sz w:val="21"/>
          <w:szCs w:val="21"/>
        </w:rPr>
      </w:pPr>
      <w:r>
        <w:rPr>
          <w:rStyle w:val="13"/>
          <w:rFonts w:ascii="Helvetica" w:hAnsi="Helvetica" w:cs="Helvetica"/>
          <w:color w:val="060607"/>
          <w:spacing w:val="4"/>
          <w:sz w:val="21"/>
          <w:szCs w:val="21"/>
        </w:rPr>
        <w:t>改进的全局可靠性分析方法</w:t>
      </w:r>
      <w:r>
        <w:rPr>
          <w:rFonts w:ascii="Helvetica" w:hAnsi="Helvetica" w:cs="Helvetica"/>
          <w:color w:val="060607"/>
          <w:spacing w:val="4"/>
          <w:sz w:val="21"/>
          <w:szCs w:val="21"/>
        </w:rPr>
        <w:t xml:space="preserve">：提出一种改进的EGRA方法，通过最大化多个代理模型的期望可行函数(EFF)获得多个样本点，并将这些样本点同时加入到样本库中更新所有代理模型，直到满足给定的精度为止，这种方法能够显著减少循环迭代次数，提高效率 </w:t>
      </w:r>
      <w:r>
        <w:rPr>
          <w:rStyle w:val="17"/>
          <w:rFonts w:ascii="Helvetica" w:hAnsi="Helvetica" w:cs="Helvetica"/>
          <w:color w:val="060607"/>
          <w:spacing w:val="4"/>
          <w:sz w:val="15"/>
          <w:szCs w:val="15"/>
        </w:rPr>
        <w:t>31</w:t>
      </w:r>
      <w:r>
        <w:rPr>
          <w:rFonts w:ascii="Helvetica" w:hAnsi="Helvetica" w:cs="Helvetica"/>
          <w:color w:val="060607"/>
          <w:spacing w:val="4"/>
          <w:sz w:val="21"/>
          <w:szCs w:val="21"/>
        </w:rPr>
        <w:t>。</w:t>
      </w:r>
    </w:p>
    <w:p w14:paraId="6A69D3A5"/>
    <w:p w14:paraId="4E0FDEC3"/>
    <w:p w14:paraId="5EF79488"/>
    <w:p w14:paraId="2C498643"/>
    <w:p w14:paraId="5FD940E6"/>
    <w:p w14:paraId="698CC5AF"/>
    <w:p w14:paraId="12D805F8"/>
    <w:p w14:paraId="6549A97C"/>
    <w:p w14:paraId="232BD33D"/>
    <w:p w14:paraId="163C38BC"/>
    <w:p w14:paraId="3C1C7FD8"/>
    <w:p w14:paraId="2DFE771D"/>
    <w:p w14:paraId="5D045E49">
      <w:pPr>
        <w:pStyle w:val="3"/>
      </w:pPr>
      <w:r>
        <w:rPr>
          <w:rFonts w:hint="eastAsia"/>
        </w:rPr>
        <w:t>最大最小距离算法</w:t>
      </w:r>
    </w:p>
    <w:p w14:paraId="55593A8D">
      <w:pPr>
        <w:widowControl/>
        <w:shd w:val="clear" w:color="auto" w:fill="FFFFFF"/>
        <w:spacing w:after="206"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最大最小距离算法是一种基于距离的聚类算法，其核心思想是选择距离最远的数据点作为聚类中心，以避免K-means算法中初始值选择不当的问题。算法的基本步骤如下：</w:t>
      </w:r>
    </w:p>
    <w:p w14:paraId="7435D3CF">
      <w:pPr>
        <w:widowControl/>
        <w:numPr>
          <w:ilvl w:val="0"/>
          <w:numId w:val="6"/>
        </w:numPr>
        <w:shd w:val="clear" w:color="auto" w:fill="FFFFFF"/>
        <w:spacing w:beforeAutospacing="1" w:afterAutospacing="1"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初始化</w:t>
      </w:r>
      <w:r>
        <w:rPr>
          <w:rFonts w:ascii="Helvetica" w:hAnsi="Helvetica" w:eastAsia="宋体" w:cs="Helvetica"/>
          <w:color w:val="060607"/>
          <w:spacing w:val="4"/>
          <w:kern w:val="0"/>
          <w:szCs w:val="21"/>
        </w:rPr>
        <w:t>：选择数据集中的一个点作为第一个聚类中心 </w:t>
      </w:r>
      <w:r>
        <w:rPr>
          <w:rFonts w:ascii="Helvetica" w:hAnsi="Helvetica" w:eastAsia="宋体" w:cs="Helvetica"/>
          <w:color w:val="060607"/>
          <w:spacing w:val="4"/>
          <w:kern w:val="0"/>
          <w:sz w:val="15"/>
          <w:szCs w:val="15"/>
        </w:rPr>
        <w:t>97</w:t>
      </w:r>
      <w:r>
        <w:rPr>
          <w:rFonts w:ascii="Helvetica" w:hAnsi="Helvetica" w:eastAsia="宋体" w:cs="Helvetica"/>
          <w:color w:val="060607"/>
          <w:spacing w:val="4"/>
          <w:kern w:val="0"/>
          <w:szCs w:val="21"/>
        </w:rPr>
        <w:t>。</w:t>
      </w:r>
    </w:p>
    <w:p w14:paraId="500B94B9">
      <w:pPr>
        <w:widowControl/>
        <w:numPr>
          <w:ilvl w:val="0"/>
          <w:numId w:val="6"/>
        </w:numPr>
        <w:shd w:val="clear" w:color="auto" w:fill="FFFFFF"/>
        <w:spacing w:beforeAutospacing="1" w:afterAutospacing="1"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计算距离</w:t>
      </w:r>
      <w:r>
        <w:rPr>
          <w:rFonts w:ascii="Helvetica" w:hAnsi="Helvetica" w:eastAsia="宋体" w:cs="Helvetica"/>
          <w:color w:val="060607"/>
          <w:spacing w:val="4"/>
          <w:kern w:val="0"/>
          <w:szCs w:val="21"/>
        </w:rPr>
        <w:t>：对于剩余的每个点，计算它与已选择的聚类中心之间的距离 </w:t>
      </w:r>
      <w:r>
        <w:rPr>
          <w:rFonts w:ascii="Helvetica" w:hAnsi="Helvetica" w:eastAsia="宋体" w:cs="Helvetica"/>
          <w:color w:val="060607"/>
          <w:spacing w:val="4"/>
          <w:kern w:val="0"/>
          <w:sz w:val="15"/>
          <w:szCs w:val="15"/>
        </w:rPr>
        <w:t>97</w:t>
      </w:r>
      <w:r>
        <w:rPr>
          <w:rFonts w:ascii="Helvetica" w:hAnsi="Helvetica" w:eastAsia="宋体" w:cs="Helvetica"/>
          <w:color w:val="060607"/>
          <w:spacing w:val="4"/>
          <w:kern w:val="0"/>
          <w:szCs w:val="21"/>
        </w:rPr>
        <w:t>。</w:t>
      </w:r>
    </w:p>
    <w:p w14:paraId="67556608">
      <w:pPr>
        <w:widowControl/>
        <w:numPr>
          <w:ilvl w:val="0"/>
          <w:numId w:val="6"/>
        </w:numPr>
        <w:shd w:val="clear" w:color="auto" w:fill="FFFFFF"/>
        <w:spacing w:beforeAutospacing="1" w:afterAutospacing="1"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选择第二个聚类中心</w:t>
      </w:r>
      <w:r>
        <w:rPr>
          <w:rFonts w:ascii="Helvetica" w:hAnsi="Helvetica" w:eastAsia="宋体" w:cs="Helvetica"/>
          <w:color w:val="060607"/>
          <w:spacing w:val="4"/>
          <w:kern w:val="0"/>
          <w:szCs w:val="21"/>
        </w:rPr>
        <w:t>：在所有点中，选择与当前聚类中心距离最远的点作为第二个聚类中心，并计算一个基于这个距离的阈值Θ </w:t>
      </w:r>
      <w:r>
        <w:rPr>
          <w:rFonts w:ascii="Helvetica" w:hAnsi="Helvetica" w:eastAsia="宋体" w:cs="Helvetica"/>
          <w:color w:val="060607"/>
          <w:spacing w:val="4"/>
          <w:kern w:val="0"/>
          <w:sz w:val="15"/>
          <w:szCs w:val="15"/>
        </w:rPr>
        <w:t>97</w:t>
      </w:r>
      <w:r>
        <w:rPr>
          <w:rFonts w:ascii="Helvetica" w:hAnsi="Helvetica" w:eastAsia="宋体" w:cs="Helvetica"/>
          <w:color w:val="060607"/>
          <w:spacing w:val="4"/>
          <w:kern w:val="0"/>
          <w:szCs w:val="21"/>
        </w:rPr>
        <w:t>。</w:t>
      </w:r>
    </w:p>
    <w:p w14:paraId="52381F2A">
      <w:pPr>
        <w:widowControl/>
        <w:numPr>
          <w:ilvl w:val="0"/>
          <w:numId w:val="6"/>
        </w:numPr>
        <w:shd w:val="clear" w:color="auto" w:fill="FFFFFF"/>
        <w:spacing w:beforeAutospacing="1" w:afterAutospacing="1"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迭代寻找聚类中心</w:t>
      </w:r>
      <w:r>
        <w:rPr>
          <w:rFonts w:ascii="Helvetica" w:hAnsi="Helvetica" w:eastAsia="宋体" w:cs="Helvetica"/>
          <w:color w:val="060607"/>
          <w:spacing w:val="4"/>
          <w:kern w:val="0"/>
          <w:szCs w:val="21"/>
        </w:rPr>
        <w:t>：对剩余未分配的点，计算它们与已有聚类中心的最小距离，并找出这些最小距离中的最大值。如果这个最大值超过阈值Θ，则将对应的点作为新的聚类中心，并更新阈值 </w:t>
      </w:r>
      <w:r>
        <w:rPr>
          <w:rFonts w:ascii="Helvetica" w:hAnsi="Helvetica" w:eastAsia="宋体" w:cs="Helvetica"/>
          <w:color w:val="060607"/>
          <w:spacing w:val="4"/>
          <w:kern w:val="0"/>
          <w:sz w:val="15"/>
          <w:szCs w:val="15"/>
        </w:rPr>
        <w:t>97</w:t>
      </w:r>
      <w:r>
        <w:rPr>
          <w:rFonts w:ascii="Helvetica" w:hAnsi="Helvetica" w:eastAsia="宋体" w:cs="Helvetica"/>
          <w:color w:val="060607"/>
          <w:spacing w:val="4"/>
          <w:kern w:val="0"/>
          <w:szCs w:val="21"/>
        </w:rPr>
        <w:t>。</w:t>
      </w:r>
    </w:p>
    <w:p w14:paraId="4E107B6E">
      <w:pPr>
        <w:widowControl/>
        <w:numPr>
          <w:ilvl w:val="0"/>
          <w:numId w:val="6"/>
        </w:numPr>
        <w:shd w:val="clear" w:color="auto" w:fill="FFFFFF"/>
        <w:spacing w:beforeAutospacing="1" w:afterAutospacing="1"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分配点到最近的聚类中心</w:t>
      </w:r>
      <w:r>
        <w:rPr>
          <w:rFonts w:ascii="Helvetica" w:hAnsi="Helvetica" w:eastAsia="宋体" w:cs="Helvetica"/>
          <w:color w:val="060607"/>
          <w:spacing w:val="4"/>
          <w:kern w:val="0"/>
          <w:szCs w:val="21"/>
        </w:rPr>
        <w:t>：对于每个未分配的点，根据最小距离原则将其归入最近的聚类中心所代表的类别 </w:t>
      </w:r>
      <w:r>
        <w:rPr>
          <w:rFonts w:ascii="Helvetica" w:hAnsi="Helvetica" w:eastAsia="宋体" w:cs="Helvetica"/>
          <w:color w:val="060607"/>
          <w:spacing w:val="4"/>
          <w:kern w:val="0"/>
          <w:sz w:val="15"/>
          <w:szCs w:val="15"/>
        </w:rPr>
        <w:t>97</w:t>
      </w:r>
      <w:r>
        <w:rPr>
          <w:rFonts w:ascii="Helvetica" w:hAnsi="Helvetica" w:eastAsia="宋体" w:cs="Helvetica"/>
          <w:color w:val="060607"/>
          <w:spacing w:val="4"/>
          <w:kern w:val="0"/>
          <w:szCs w:val="21"/>
        </w:rPr>
        <w:t>。</w:t>
      </w:r>
    </w:p>
    <w:p w14:paraId="695BF763">
      <w:pPr>
        <w:widowControl/>
        <w:numPr>
          <w:ilvl w:val="0"/>
          <w:numId w:val="6"/>
        </w:numPr>
        <w:shd w:val="clear" w:color="auto" w:fill="FFFFFF"/>
        <w:spacing w:beforeAutospacing="1" w:afterAutospacing="1"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迭代优化</w:t>
      </w:r>
      <w:r>
        <w:rPr>
          <w:rFonts w:ascii="Helvetica" w:hAnsi="Helvetica" w:eastAsia="宋体" w:cs="Helvetica"/>
          <w:color w:val="060607"/>
          <w:spacing w:val="4"/>
          <w:kern w:val="0"/>
          <w:szCs w:val="21"/>
        </w:rPr>
        <w:t>：重复步骤4和5，直到所有点都被分配完毕，且没有新的聚类中心被选中 </w:t>
      </w:r>
      <w:r>
        <w:rPr>
          <w:rFonts w:ascii="Helvetica" w:hAnsi="Helvetica" w:eastAsia="宋体" w:cs="Helvetica"/>
          <w:color w:val="060607"/>
          <w:spacing w:val="4"/>
          <w:kern w:val="0"/>
          <w:sz w:val="15"/>
          <w:szCs w:val="15"/>
        </w:rPr>
        <w:t>97</w:t>
      </w:r>
      <w:r>
        <w:rPr>
          <w:rFonts w:ascii="Helvetica" w:hAnsi="Helvetica" w:eastAsia="宋体" w:cs="Helvetica"/>
          <w:color w:val="060607"/>
          <w:spacing w:val="4"/>
          <w:kern w:val="0"/>
          <w:szCs w:val="21"/>
        </w:rPr>
        <w:t>。</w:t>
      </w:r>
    </w:p>
    <w:p w14:paraId="082E754C">
      <w:pPr>
        <w:widowControl/>
        <w:shd w:val="clear" w:color="auto" w:fill="FFFFFF"/>
        <w:spacing w:before="206" w:after="206"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在Python实现中，可以使用以下步骤：</w:t>
      </w:r>
    </w:p>
    <w:p w14:paraId="7956A066">
      <w:pPr>
        <w:widowControl/>
        <w:numPr>
          <w:ilvl w:val="0"/>
          <w:numId w:val="7"/>
        </w:numPr>
        <w:shd w:val="clear" w:color="auto" w:fill="FFFFFF"/>
        <w:spacing w:beforeAutospacing="1"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使用</w:t>
      </w:r>
      <w:r>
        <w:rPr>
          <w:rFonts w:ascii="宋体" w:hAnsi="宋体" w:eastAsia="宋体" w:cs="宋体"/>
          <w:color w:val="060607"/>
          <w:spacing w:val="4"/>
          <w:kern w:val="0"/>
          <w:szCs w:val="21"/>
        </w:rPr>
        <w:t>random.randint</w:t>
      </w:r>
      <w:r>
        <w:rPr>
          <w:rFonts w:ascii="Helvetica" w:hAnsi="Helvetica" w:eastAsia="宋体" w:cs="Helvetica"/>
          <w:color w:val="060607"/>
          <w:spacing w:val="4"/>
          <w:kern w:val="0"/>
          <w:szCs w:val="21"/>
        </w:rPr>
        <w:t>从数据集中随机选择一个点作为初始聚类中心 </w:t>
      </w:r>
      <w:r>
        <w:rPr>
          <w:rFonts w:ascii="Helvetica" w:hAnsi="Helvetica" w:eastAsia="宋体" w:cs="Helvetica"/>
          <w:color w:val="060607"/>
          <w:spacing w:val="4"/>
          <w:kern w:val="0"/>
          <w:sz w:val="15"/>
          <w:szCs w:val="15"/>
        </w:rPr>
        <w:t>100</w:t>
      </w:r>
      <w:r>
        <w:rPr>
          <w:rFonts w:ascii="Helvetica" w:hAnsi="Helvetica" w:eastAsia="宋体" w:cs="Helvetica"/>
          <w:color w:val="060607"/>
          <w:spacing w:val="4"/>
          <w:kern w:val="0"/>
          <w:szCs w:val="21"/>
        </w:rPr>
        <w:t>。</w:t>
      </w:r>
    </w:p>
    <w:p w14:paraId="0B546750">
      <w:pPr>
        <w:widowControl/>
        <w:numPr>
          <w:ilvl w:val="0"/>
          <w:numId w:val="7"/>
        </w:numPr>
        <w:shd w:val="clear" w:color="auto" w:fill="FFFFFF"/>
        <w:spacing w:beforeAutospacing="1"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通过计算每个点与其他所有点的距离来寻找第二个聚类中心，并确定阈值Θ </w:t>
      </w:r>
      <w:r>
        <w:rPr>
          <w:rFonts w:ascii="Helvetica" w:hAnsi="Helvetica" w:eastAsia="宋体" w:cs="Helvetica"/>
          <w:color w:val="060607"/>
          <w:spacing w:val="4"/>
          <w:kern w:val="0"/>
          <w:sz w:val="15"/>
          <w:szCs w:val="15"/>
        </w:rPr>
        <w:t>100</w:t>
      </w:r>
      <w:r>
        <w:rPr>
          <w:rFonts w:ascii="Helvetica" w:hAnsi="Helvetica" w:eastAsia="宋体" w:cs="Helvetica"/>
          <w:color w:val="060607"/>
          <w:spacing w:val="4"/>
          <w:kern w:val="0"/>
          <w:szCs w:val="21"/>
        </w:rPr>
        <w:t>。</w:t>
      </w:r>
    </w:p>
    <w:p w14:paraId="400C1E16">
      <w:pPr>
        <w:widowControl/>
        <w:numPr>
          <w:ilvl w:val="0"/>
          <w:numId w:val="7"/>
        </w:numPr>
        <w:shd w:val="clear" w:color="auto" w:fill="FFFFFF"/>
        <w:spacing w:beforeAutospacing="1"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使用</w:t>
      </w:r>
      <w:r>
        <w:rPr>
          <w:rFonts w:ascii="宋体" w:hAnsi="宋体" w:eastAsia="宋体" w:cs="宋体"/>
          <w:color w:val="060607"/>
          <w:spacing w:val="4"/>
          <w:kern w:val="0"/>
          <w:szCs w:val="21"/>
        </w:rPr>
        <w:t>get_distance</w:t>
      </w:r>
      <w:r>
        <w:rPr>
          <w:rFonts w:ascii="Helvetica" w:hAnsi="Helvetica" w:eastAsia="宋体" w:cs="Helvetica"/>
          <w:color w:val="060607"/>
          <w:spacing w:val="4"/>
          <w:kern w:val="0"/>
          <w:szCs w:val="21"/>
        </w:rPr>
        <w:t>函数来计算两点之间的欧氏距离 </w:t>
      </w:r>
      <w:r>
        <w:rPr>
          <w:rFonts w:ascii="Helvetica" w:hAnsi="Helvetica" w:eastAsia="宋体" w:cs="Helvetica"/>
          <w:color w:val="060607"/>
          <w:spacing w:val="4"/>
          <w:kern w:val="0"/>
          <w:sz w:val="15"/>
          <w:szCs w:val="15"/>
        </w:rPr>
        <w:t>100</w:t>
      </w:r>
      <w:r>
        <w:rPr>
          <w:rFonts w:ascii="Helvetica" w:hAnsi="Helvetica" w:eastAsia="宋体" w:cs="Helvetica"/>
          <w:color w:val="060607"/>
          <w:spacing w:val="4"/>
          <w:kern w:val="0"/>
          <w:szCs w:val="21"/>
        </w:rPr>
        <w:t>。</w:t>
      </w:r>
    </w:p>
    <w:p w14:paraId="2BEB0A69">
      <w:pPr>
        <w:widowControl/>
        <w:numPr>
          <w:ilvl w:val="0"/>
          <w:numId w:val="7"/>
        </w:numPr>
        <w:shd w:val="clear" w:color="auto" w:fill="FFFFFF"/>
        <w:spacing w:beforeAutospacing="1"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利用</w:t>
      </w:r>
      <w:r>
        <w:rPr>
          <w:rFonts w:ascii="宋体" w:hAnsi="宋体" w:eastAsia="宋体" w:cs="宋体"/>
          <w:color w:val="060607"/>
          <w:spacing w:val="4"/>
          <w:kern w:val="0"/>
          <w:szCs w:val="21"/>
        </w:rPr>
        <w:t>get_clusters</w:t>
      </w:r>
      <w:r>
        <w:rPr>
          <w:rFonts w:ascii="Helvetica" w:hAnsi="Helvetica" w:eastAsia="宋体" w:cs="Helvetica"/>
          <w:color w:val="060607"/>
          <w:spacing w:val="4"/>
          <w:kern w:val="0"/>
          <w:szCs w:val="21"/>
        </w:rPr>
        <w:t>函数来迭代寻找所有聚类中心，直到满足阈值条件 </w:t>
      </w:r>
      <w:r>
        <w:rPr>
          <w:rFonts w:ascii="Helvetica" w:hAnsi="Helvetica" w:eastAsia="宋体" w:cs="Helvetica"/>
          <w:color w:val="060607"/>
          <w:spacing w:val="4"/>
          <w:kern w:val="0"/>
          <w:sz w:val="15"/>
          <w:szCs w:val="15"/>
        </w:rPr>
        <w:t>100</w:t>
      </w:r>
      <w:r>
        <w:rPr>
          <w:rFonts w:ascii="Helvetica" w:hAnsi="Helvetica" w:eastAsia="宋体" w:cs="Helvetica"/>
          <w:color w:val="060607"/>
          <w:spacing w:val="4"/>
          <w:kern w:val="0"/>
          <w:szCs w:val="21"/>
        </w:rPr>
        <w:t>。</w:t>
      </w:r>
    </w:p>
    <w:p w14:paraId="72FB1E81">
      <w:pPr>
        <w:widowControl/>
        <w:numPr>
          <w:ilvl w:val="0"/>
          <w:numId w:val="7"/>
        </w:numPr>
        <w:shd w:val="clear" w:color="auto" w:fill="FFFFFF"/>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最后，使用</w:t>
      </w:r>
      <w:r>
        <w:rPr>
          <w:rFonts w:ascii="宋体" w:hAnsi="宋体" w:eastAsia="宋体" w:cs="宋体"/>
          <w:color w:val="060607"/>
          <w:spacing w:val="4"/>
          <w:kern w:val="0"/>
          <w:szCs w:val="21"/>
        </w:rPr>
        <w:t>classify</w:t>
      </w:r>
      <w:r>
        <w:rPr>
          <w:rFonts w:ascii="Helvetica" w:hAnsi="Helvetica" w:eastAsia="宋体" w:cs="Helvetica"/>
          <w:color w:val="060607"/>
          <w:spacing w:val="4"/>
          <w:kern w:val="0"/>
          <w:szCs w:val="21"/>
        </w:rPr>
        <w:t>函数根据最近邻原则将所有点分配到相应的聚类中心</w:t>
      </w:r>
    </w:p>
    <w:p w14:paraId="1A8F6C4B">
      <w:pPr>
        <w:widowControl/>
        <w:shd w:val="clear" w:color="auto" w:fill="FFFFFF"/>
        <w:spacing w:before="100" w:beforeAutospacing="1" w:after="100" w:afterAutospacing="1" w:line="360" w:lineRule="atLeast"/>
        <w:jc w:val="left"/>
        <w:rPr>
          <w:rFonts w:ascii="Helvetica" w:hAnsi="Helvetica" w:eastAsia="宋体" w:cs="Helvetica"/>
          <w:color w:val="060607"/>
          <w:spacing w:val="4"/>
          <w:kern w:val="0"/>
          <w:szCs w:val="21"/>
        </w:rPr>
      </w:pPr>
    </w:p>
    <w:p w14:paraId="2D2872E5">
      <w:pPr>
        <w:widowControl/>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 xml:space="preserve">这种算法能够智能确定初始聚类中心的数量，并且提高了对初始数据集的划分效率。最大最小距离算法的聚类结果与参数选择和起始点的选取有很大关系。如果没有先验样本分布知识，可能需要通过多次试探来优化算法 </w:t>
      </w:r>
      <w:r>
        <w:rPr>
          <w:rFonts w:ascii="Helvetica" w:hAnsi="Helvetica" w:eastAsia="宋体" w:cs="Helvetica"/>
          <w:color w:val="060607"/>
          <w:spacing w:val="4"/>
          <w:kern w:val="0"/>
          <w:sz w:val="15"/>
          <w:szCs w:val="15"/>
        </w:rPr>
        <w:t>40</w:t>
      </w:r>
      <w:r>
        <w:rPr>
          <w:rFonts w:ascii="Helvetica" w:hAnsi="Helvetica" w:eastAsia="宋体" w:cs="Helvetica"/>
          <w:color w:val="060607"/>
          <w:spacing w:val="4"/>
          <w:kern w:val="0"/>
          <w:szCs w:val="21"/>
        </w:rPr>
        <w:t>。</w:t>
      </w:r>
    </w:p>
    <w:p w14:paraId="03CC7FD4">
      <w:pPr>
        <w:widowControl/>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 xml:space="preserve">在实现最大最小距离算法时，可以使用不同的编程语言，例如Python、Matlab、C++等。Python版本的实现中，可以通过定义函数来计算两个数据点之间的欧式距离，并使用这个距离来确定聚类中心和样本的分类 </w:t>
      </w:r>
      <w:r>
        <w:rPr>
          <w:rFonts w:ascii="Helvetica" w:hAnsi="Helvetica" w:eastAsia="宋体" w:cs="Helvetica"/>
          <w:color w:val="060607"/>
          <w:spacing w:val="4"/>
          <w:kern w:val="0"/>
          <w:sz w:val="15"/>
          <w:szCs w:val="15"/>
        </w:rPr>
        <w:t>48</w:t>
      </w:r>
      <w:r>
        <w:rPr>
          <w:rFonts w:ascii="Helvetica" w:hAnsi="Helvetica" w:eastAsia="宋体" w:cs="Helvetica"/>
          <w:color w:val="060607"/>
          <w:spacing w:val="4"/>
          <w:kern w:val="0"/>
          <w:szCs w:val="21"/>
        </w:rPr>
        <w:t>。</w:t>
      </w:r>
    </w:p>
    <w:p w14:paraId="5750AA2D">
      <w:pPr>
        <w:widowControl/>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 xml:space="preserve">最大最小距离算法在图像处理和聚类分析中有广泛应用，例如在图像处理中可以用于边缘检测，在数据挖掘和机器学习中可以用于数据的分类和分组 </w:t>
      </w:r>
      <w:r>
        <w:rPr>
          <w:rFonts w:ascii="Helvetica" w:hAnsi="Helvetica" w:eastAsia="宋体" w:cs="Helvetica"/>
          <w:color w:val="060607"/>
          <w:spacing w:val="4"/>
          <w:kern w:val="0"/>
          <w:sz w:val="15"/>
          <w:szCs w:val="15"/>
        </w:rPr>
        <w:t>46</w:t>
      </w:r>
      <w:r>
        <w:rPr>
          <w:rFonts w:ascii="Helvetica" w:hAnsi="Helvetica" w:eastAsia="宋体" w:cs="Helvetica"/>
          <w:color w:val="060607"/>
          <w:spacing w:val="4"/>
          <w:kern w:val="0"/>
          <w:szCs w:val="21"/>
        </w:rPr>
        <w:t>。然而，算法的聚类效果可能受到阈值选择的影响，因此在实际应用中需要谨慎选择参数和距离度量方式以获得较好的聚类效果</w:t>
      </w:r>
    </w:p>
    <w:p w14:paraId="401F5C8D"/>
    <w:p w14:paraId="7CAD5B05"/>
    <w:p w14:paraId="04C446AA">
      <w:pPr>
        <w:pStyle w:val="3"/>
      </w:pPr>
      <w:r>
        <w:rPr>
          <w:rFonts w:hint="eastAsia"/>
        </w:rPr>
        <w:t>聚类算法</w:t>
      </w:r>
    </w:p>
    <w:p w14:paraId="5718E72C">
      <w:pPr>
        <w:widowControl/>
        <w:numPr>
          <w:ilvl w:val="0"/>
          <w:numId w:val="8"/>
        </w:numPr>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K-Means聚类</w:t>
      </w:r>
      <w:r>
        <w:rPr>
          <w:rFonts w:ascii="Helvetica" w:hAnsi="Helvetica" w:eastAsia="宋体" w:cs="Helvetica"/>
          <w:color w:val="060607"/>
          <w:spacing w:val="4"/>
          <w:kern w:val="0"/>
          <w:szCs w:val="21"/>
        </w:rPr>
        <w:t>:</w:t>
      </w:r>
    </w:p>
    <w:p w14:paraId="71696F41">
      <w:pPr>
        <w:widowControl/>
        <w:numPr>
          <w:ilvl w:val="1"/>
          <w:numId w:val="8"/>
        </w:numPr>
        <w:shd w:val="clear" w:color="auto" w:fill="FFFFFF"/>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最流行的聚类算法之一，通过迭代选择簇中心和分配样本到最近的簇中心，直到满足停止条件。</w:t>
      </w:r>
    </w:p>
    <w:p w14:paraId="74DDFC82">
      <w:pPr>
        <w:widowControl/>
        <w:numPr>
          <w:ilvl w:val="0"/>
          <w:numId w:val="8"/>
        </w:numPr>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层次聚类（Hierarchical Clustering）</w:t>
      </w:r>
      <w:r>
        <w:rPr>
          <w:rFonts w:ascii="Helvetica" w:hAnsi="Helvetica" w:eastAsia="宋体" w:cs="Helvetica"/>
          <w:color w:val="060607"/>
          <w:spacing w:val="4"/>
          <w:kern w:val="0"/>
          <w:szCs w:val="21"/>
        </w:rPr>
        <w:t>:</w:t>
      </w:r>
    </w:p>
    <w:p w14:paraId="032CF6A6">
      <w:pPr>
        <w:widowControl/>
        <w:numPr>
          <w:ilvl w:val="1"/>
          <w:numId w:val="8"/>
        </w:numPr>
        <w:shd w:val="clear" w:color="auto" w:fill="FFFFFF"/>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通过逐步合并或分裂样本来形成层次嵌套的簇树，可以是凝聚的（自底向上）或分裂的（自顶向下）。</w:t>
      </w:r>
    </w:p>
    <w:p w14:paraId="6EFEF5AD">
      <w:pPr>
        <w:widowControl/>
        <w:numPr>
          <w:ilvl w:val="0"/>
          <w:numId w:val="8"/>
        </w:numPr>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DBSCAN（Density-Based Spatial Clustering of Applications with Noise）</w:t>
      </w:r>
      <w:r>
        <w:rPr>
          <w:rFonts w:ascii="Helvetica" w:hAnsi="Helvetica" w:eastAsia="宋体" w:cs="Helvetica"/>
          <w:color w:val="060607"/>
          <w:spacing w:val="4"/>
          <w:kern w:val="0"/>
          <w:szCs w:val="21"/>
        </w:rPr>
        <w:t>:</w:t>
      </w:r>
    </w:p>
    <w:p w14:paraId="4623D09B">
      <w:pPr>
        <w:widowControl/>
        <w:numPr>
          <w:ilvl w:val="1"/>
          <w:numId w:val="8"/>
        </w:numPr>
        <w:shd w:val="clear" w:color="auto" w:fill="FFFFFF"/>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基于密度的聚类算法，可以识别任意形状的簇，并对噪声点具有良好的鲁棒性。</w:t>
      </w:r>
    </w:p>
    <w:p w14:paraId="6706A44C">
      <w:pPr>
        <w:widowControl/>
        <w:numPr>
          <w:ilvl w:val="0"/>
          <w:numId w:val="8"/>
        </w:numPr>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Mean Shift聚类</w:t>
      </w:r>
      <w:r>
        <w:rPr>
          <w:rFonts w:ascii="Helvetica" w:hAnsi="Helvetica" w:eastAsia="宋体" w:cs="Helvetica"/>
          <w:color w:val="060607"/>
          <w:spacing w:val="4"/>
          <w:kern w:val="0"/>
          <w:szCs w:val="21"/>
        </w:rPr>
        <w:t>:</w:t>
      </w:r>
    </w:p>
    <w:p w14:paraId="04D9D739">
      <w:pPr>
        <w:widowControl/>
        <w:numPr>
          <w:ilvl w:val="1"/>
          <w:numId w:val="8"/>
        </w:numPr>
        <w:shd w:val="clear" w:color="auto" w:fill="FFFFFF"/>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基于密度的非参数聚类算法，通过寻找密度函数的局部极大值点来确定簇中心。</w:t>
      </w:r>
    </w:p>
    <w:p w14:paraId="3422507E">
      <w:pPr>
        <w:widowControl/>
        <w:numPr>
          <w:ilvl w:val="0"/>
          <w:numId w:val="8"/>
        </w:numPr>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谱聚类（Spectral Clustering）</w:t>
      </w:r>
      <w:r>
        <w:rPr>
          <w:rFonts w:ascii="Helvetica" w:hAnsi="Helvetica" w:eastAsia="宋体" w:cs="Helvetica"/>
          <w:color w:val="060607"/>
          <w:spacing w:val="4"/>
          <w:kern w:val="0"/>
          <w:szCs w:val="21"/>
        </w:rPr>
        <w:t>:</w:t>
      </w:r>
    </w:p>
    <w:p w14:paraId="2376C0C0">
      <w:pPr>
        <w:widowControl/>
        <w:numPr>
          <w:ilvl w:val="1"/>
          <w:numId w:val="8"/>
        </w:numPr>
        <w:shd w:val="clear" w:color="auto" w:fill="FFFFFF"/>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使用数据的谱特性来实现聚类，通常包括构建相似性图、计算特征向量和特征值、以及使用这些特征向量进行聚类。</w:t>
      </w:r>
    </w:p>
    <w:p w14:paraId="1DCD4A76">
      <w:pPr>
        <w:widowControl/>
        <w:numPr>
          <w:ilvl w:val="0"/>
          <w:numId w:val="8"/>
        </w:numPr>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OPTICS聚类</w:t>
      </w:r>
      <w:r>
        <w:rPr>
          <w:rFonts w:ascii="Helvetica" w:hAnsi="Helvetica" w:eastAsia="宋体" w:cs="Helvetica"/>
          <w:color w:val="060607"/>
          <w:spacing w:val="4"/>
          <w:kern w:val="0"/>
          <w:szCs w:val="21"/>
        </w:rPr>
        <w:t>:</w:t>
      </w:r>
    </w:p>
    <w:p w14:paraId="67AE59FF">
      <w:pPr>
        <w:widowControl/>
        <w:numPr>
          <w:ilvl w:val="1"/>
          <w:numId w:val="8"/>
        </w:numPr>
        <w:shd w:val="clear" w:color="auto" w:fill="FFFFFF"/>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是DBSCAN的一种改进算法，可以处理不同密度的数据集，不需要预设簇的数量。</w:t>
      </w:r>
    </w:p>
    <w:p w14:paraId="26BF7044">
      <w:pPr>
        <w:widowControl/>
        <w:numPr>
          <w:ilvl w:val="0"/>
          <w:numId w:val="8"/>
        </w:numPr>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最大最小距离聚类（Maximum-Minimum Distance Clustering）</w:t>
      </w:r>
      <w:r>
        <w:rPr>
          <w:rFonts w:ascii="Helvetica" w:hAnsi="Helvetica" w:eastAsia="宋体" w:cs="Helvetica"/>
          <w:color w:val="060607"/>
          <w:spacing w:val="4"/>
          <w:kern w:val="0"/>
          <w:szCs w:val="21"/>
        </w:rPr>
        <w:t>:</w:t>
      </w:r>
    </w:p>
    <w:p w14:paraId="1942B85F">
      <w:pPr>
        <w:widowControl/>
        <w:numPr>
          <w:ilvl w:val="1"/>
          <w:numId w:val="8"/>
        </w:numPr>
        <w:shd w:val="clear" w:color="auto" w:fill="FFFFFF"/>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选择距离最远的点作为聚类中心，然后基于最小距离原则将样本归入最近的簇。</w:t>
      </w:r>
    </w:p>
    <w:p w14:paraId="2FA7DBEB">
      <w:pPr>
        <w:widowControl/>
        <w:numPr>
          <w:ilvl w:val="0"/>
          <w:numId w:val="8"/>
        </w:numPr>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模糊C-均值聚类（Fuzzy C-Means Clustering）</w:t>
      </w:r>
      <w:r>
        <w:rPr>
          <w:rFonts w:ascii="Helvetica" w:hAnsi="Helvetica" w:eastAsia="宋体" w:cs="Helvetica"/>
          <w:color w:val="060607"/>
          <w:spacing w:val="4"/>
          <w:kern w:val="0"/>
          <w:szCs w:val="21"/>
        </w:rPr>
        <w:t>:</w:t>
      </w:r>
    </w:p>
    <w:p w14:paraId="55ACA42E">
      <w:pPr>
        <w:widowControl/>
        <w:numPr>
          <w:ilvl w:val="1"/>
          <w:numId w:val="8"/>
        </w:numPr>
        <w:shd w:val="clear" w:color="auto" w:fill="FFFFFF"/>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允许样本以一定的隶属度属于多个簇，增加了聚类的灵活性。</w:t>
      </w:r>
    </w:p>
    <w:p w14:paraId="5B23626F">
      <w:pPr>
        <w:widowControl/>
        <w:numPr>
          <w:ilvl w:val="0"/>
          <w:numId w:val="8"/>
        </w:numPr>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AGNES（Agglomerative Nesting）</w:t>
      </w:r>
      <w:r>
        <w:rPr>
          <w:rFonts w:ascii="Helvetica" w:hAnsi="Helvetica" w:eastAsia="宋体" w:cs="Helvetica"/>
          <w:color w:val="060607"/>
          <w:spacing w:val="4"/>
          <w:kern w:val="0"/>
          <w:szCs w:val="21"/>
        </w:rPr>
        <w:t>:</w:t>
      </w:r>
    </w:p>
    <w:p w14:paraId="77842179">
      <w:pPr>
        <w:widowControl/>
        <w:numPr>
          <w:ilvl w:val="1"/>
          <w:numId w:val="8"/>
        </w:numPr>
        <w:shd w:val="clear" w:color="auto" w:fill="FFFFFF"/>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一种层次聚类算法，通过计算样本之间的距离并逐步合并最近的簇。</w:t>
      </w:r>
    </w:p>
    <w:p w14:paraId="23052767">
      <w:pPr>
        <w:widowControl/>
        <w:numPr>
          <w:ilvl w:val="0"/>
          <w:numId w:val="8"/>
        </w:numPr>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BIRCH（Balanced Iterative Reducing and Clustering using Hierarchies）</w:t>
      </w:r>
      <w:r>
        <w:rPr>
          <w:rFonts w:ascii="Helvetica" w:hAnsi="Helvetica" w:eastAsia="宋体" w:cs="Helvetica"/>
          <w:color w:val="060607"/>
          <w:spacing w:val="4"/>
          <w:kern w:val="0"/>
          <w:szCs w:val="21"/>
        </w:rPr>
        <w:t>:</w:t>
      </w:r>
    </w:p>
    <w:p w14:paraId="17C56B6B">
      <w:pPr>
        <w:widowControl/>
        <w:numPr>
          <w:ilvl w:val="1"/>
          <w:numId w:val="8"/>
        </w:numPr>
        <w:shd w:val="clear" w:color="auto" w:fill="FFFFFF"/>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适用于大规模数据集的聚类算法，通过构建一个CF树（Clustering Feature Tree）来压缩数据。</w:t>
      </w:r>
    </w:p>
    <w:p w14:paraId="0BB6A8EA">
      <w:pPr>
        <w:widowControl/>
        <w:shd w:val="clear" w:color="auto" w:fill="FFFFFF"/>
        <w:spacing w:before="206"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每种聚类算法都有其特点和适用场景。选择合适的聚类算法通常取决于数据的特性、规模、形状以及聚类的目标。在实际应用中，可能需要尝试多种算法并根据聚类效果进行调整。评估聚类效果的常用指标包括轮廓系数（Silhouette Coefficient）、戴维森堡丁指数（Davies-Bouldin Index）等。</w:t>
      </w:r>
    </w:p>
    <w:p w14:paraId="3C0644F3"/>
    <w:p w14:paraId="5A47B1B2"/>
    <w:p w14:paraId="34CFB39D"/>
    <w:p w14:paraId="39166B97">
      <w:pPr>
        <w:pStyle w:val="3"/>
      </w:pPr>
      <w:r>
        <w:rPr>
          <w:rFonts w:hint="eastAsia"/>
        </w:rPr>
        <w:t>L</w:t>
      </w:r>
      <w:r>
        <w:t>HS</w:t>
      </w:r>
    </w:p>
    <w:p w14:paraId="1987BB8C">
      <w:pPr>
        <w:widowControl/>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 xml:space="preserve">拉丁超立方抽样（Latin Hypercube Sampling，简称LHS）是一种分层抽样技术，它用于从多元参数分布中进行近似随机抽样，常用于计算机实验或蒙特卡洛积分等场景 </w:t>
      </w:r>
      <w:r>
        <w:rPr>
          <w:rFonts w:ascii="Helvetica" w:hAnsi="Helvetica" w:eastAsia="宋体" w:cs="Helvetica"/>
          <w:color w:val="060607"/>
          <w:spacing w:val="4"/>
          <w:kern w:val="0"/>
          <w:sz w:val="15"/>
          <w:szCs w:val="15"/>
        </w:rPr>
        <w:t>55</w:t>
      </w:r>
      <w:r>
        <w:rPr>
          <w:rFonts w:ascii="Helvetica" w:hAnsi="Helvetica" w:eastAsia="宋体" w:cs="Helvetica"/>
          <w:color w:val="060607"/>
          <w:spacing w:val="4"/>
          <w:kern w:val="0"/>
          <w:szCs w:val="21"/>
        </w:rPr>
        <w:t xml:space="preserve">。LHS由McKay等人在1979年提出，它的关键特点是对输入概率分布进行分层，确保样本在整个参数空间中均匀分布 </w:t>
      </w:r>
      <w:r>
        <w:rPr>
          <w:rFonts w:ascii="Helvetica" w:hAnsi="Helvetica" w:eastAsia="宋体" w:cs="Helvetica"/>
          <w:color w:val="060607"/>
          <w:spacing w:val="4"/>
          <w:kern w:val="0"/>
          <w:sz w:val="15"/>
          <w:szCs w:val="15"/>
        </w:rPr>
        <w:t>55</w:t>
      </w:r>
      <w:r>
        <w:rPr>
          <w:rFonts w:ascii="Helvetica" w:hAnsi="Helvetica" w:eastAsia="宋体" w:cs="Helvetica"/>
          <w:color w:val="060607"/>
          <w:spacing w:val="4"/>
          <w:kern w:val="0"/>
          <w:szCs w:val="21"/>
        </w:rPr>
        <w:t>。</w:t>
      </w:r>
    </w:p>
    <w:p w14:paraId="0732B8D6">
      <w:pPr>
        <w:widowControl/>
        <w:shd w:val="clear" w:color="auto" w:fill="FFFFFF"/>
        <w:spacing w:after="206"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LHS的抽样步骤如下：</w:t>
      </w:r>
    </w:p>
    <w:p w14:paraId="3FE9AE74">
      <w:pPr>
        <w:widowControl/>
        <w:numPr>
          <w:ilvl w:val="0"/>
          <w:numId w:val="9"/>
        </w:numPr>
        <w:shd w:val="clear" w:color="auto" w:fill="FFFFFF"/>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确定样本数N，即要抽取的样本数目。</w:t>
      </w:r>
    </w:p>
    <w:p w14:paraId="02D66146">
      <w:pPr>
        <w:widowControl/>
        <w:numPr>
          <w:ilvl w:val="0"/>
          <w:numId w:val="9"/>
        </w:numPr>
        <w:shd w:val="clear" w:color="auto" w:fill="FFFFFF"/>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将每个维度的概率分布（通常为0到1的区间）均分为N个区间。</w:t>
      </w:r>
    </w:p>
    <w:p w14:paraId="755E78B1">
      <w:pPr>
        <w:widowControl/>
        <w:numPr>
          <w:ilvl w:val="0"/>
          <w:numId w:val="9"/>
        </w:numPr>
        <w:shd w:val="clear" w:color="auto" w:fill="FFFFFF"/>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在每个区间中随机抽取一个样本点。</w:t>
      </w:r>
    </w:p>
    <w:p w14:paraId="44491C55">
      <w:pPr>
        <w:widowControl/>
        <w:numPr>
          <w:ilvl w:val="0"/>
          <w:numId w:val="9"/>
        </w:numPr>
        <w:shd w:val="clear" w:color="auto" w:fill="FFFFFF"/>
        <w:spacing w:beforeAutospacing="1"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将这些样本点组合成N维向量，每个向量代表一个样本 </w:t>
      </w:r>
      <w:r>
        <w:rPr>
          <w:rFonts w:ascii="Helvetica" w:hAnsi="Helvetica" w:eastAsia="宋体" w:cs="Helvetica"/>
          <w:color w:val="060607"/>
          <w:spacing w:val="4"/>
          <w:kern w:val="0"/>
          <w:sz w:val="15"/>
          <w:szCs w:val="15"/>
        </w:rPr>
        <w:t>57</w:t>
      </w:r>
      <w:r>
        <w:rPr>
          <w:rFonts w:ascii="Helvetica" w:hAnsi="Helvetica" w:eastAsia="宋体" w:cs="Helvetica"/>
          <w:color w:val="060607"/>
          <w:spacing w:val="4"/>
          <w:kern w:val="0"/>
          <w:szCs w:val="21"/>
        </w:rPr>
        <w:t>。</w:t>
      </w:r>
    </w:p>
    <w:p w14:paraId="43D0C75D">
      <w:pPr>
        <w:widowControl/>
        <w:shd w:val="clear" w:color="auto" w:fill="FFFFFF"/>
        <w:spacing w:before="206" w:after="206"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LHS的优点在于：</w:t>
      </w:r>
    </w:p>
    <w:p w14:paraId="3B7D167F">
      <w:pPr>
        <w:widowControl/>
        <w:numPr>
          <w:ilvl w:val="0"/>
          <w:numId w:val="10"/>
        </w:numPr>
        <w:shd w:val="clear" w:color="auto" w:fill="FFFFFF"/>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它通过分层抽样确保样本在参数空间中的均匀分布，避免了样本聚集的问题。</w:t>
      </w:r>
    </w:p>
    <w:p w14:paraId="48D4EC90">
      <w:pPr>
        <w:widowControl/>
        <w:numPr>
          <w:ilvl w:val="0"/>
          <w:numId w:val="10"/>
        </w:numPr>
        <w:shd w:val="clear" w:color="auto" w:fill="FFFFFF"/>
        <w:spacing w:beforeAutospacing="1"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可以在较少的迭代次数下，准确地重建输入分布，特别是对于分布中的低概率结果 </w:t>
      </w:r>
      <w:r>
        <w:rPr>
          <w:rFonts w:ascii="Helvetica" w:hAnsi="Helvetica" w:eastAsia="宋体" w:cs="Helvetica"/>
          <w:color w:val="060607"/>
          <w:spacing w:val="4"/>
          <w:kern w:val="0"/>
          <w:sz w:val="15"/>
          <w:szCs w:val="15"/>
        </w:rPr>
        <w:t>55</w:t>
      </w:r>
      <w:r>
        <w:rPr>
          <w:rFonts w:ascii="Helvetica" w:hAnsi="Helvetica" w:eastAsia="宋体" w:cs="Helvetica"/>
          <w:color w:val="060607"/>
          <w:spacing w:val="4"/>
          <w:kern w:val="0"/>
          <w:szCs w:val="21"/>
        </w:rPr>
        <w:t>。</w:t>
      </w:r>
    </w:p>
    <w:p w14:paraId="2B8435C4">
      <w:pPr>
        <w:widowControl/>
        <w:numPr>
          <w:ilvl w:val="0"/>
          <w:numId w:val="10"/>
        </w:numPr>
        <w:shd w:val="clear" w:color="auto" w:fill="FFFFFF"/>
        <w:spacing w:beforeAutospacing="1"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它适用于高维问题，并且可以减少所需的样本数量，从而在计算成本高昂的情况下非常有用 </w:t>
      </w:r>
      <w:r>
        <w:rPr>
          <w:rFonts w:ascii="Helvetica" w:hAnsi="Helvetica" w:eastAsia="宋体" w:cs="Helvetica"/>
          <w:color w:val="060607"/>
          <w:spacing w:val="4"/>
          <w:kern w:val="0"/>
          <w:sz w:val="15"/>
          <w:szCs w:val="15"/>
        </w:rPr>
        <w:t>61</w:t>
      </w:r>
      <w:r>
        <w:rPr>
          <w:rFonts w:ascii="Helvetica" w:hAnsi="Helvetica" w:eastAsia="宋体" w:cs="Helvetica"/>
          <w:color w:val="060607"/>
          <w:spacing w:val="4"/>
          <w:kern w:val="0"/>
          <w:szCs w:val="21"/>
        </w:rPr>
        <w:t>。</w:t>
      </w:r>
    </w:p>
    <w:p w14:paraId="0A0F77CC">
      <w:pPr>
        <w:widowControl/>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在Python中，可以使用</w:t>
      </w:r>
      <w:r>
        <w:rPr>
          <w:rFonts w:ascii="宋体" w:hAnsi="宋体" w:eastAsia="宋体" w:cs="宋体"/>
          <w:color w:val="060607"/>
          <w:spacing w:val="4"/>
          <w:kern w:val="0"/>
          <w:szCs w:val="21"/>
        </w:rPr>
        <w:t>pyDOE2</w:t>
      </w:r>
      <w:r>
        <w:rPr>
          <w:rFonts w:ascii="Helvetica" w:hAnsi="Helvetica" w:eastAsia="宋体" w:cs="Helvetica"/>
          <w:color w:val="060607"/>
          <w:spacing w:val="4"/>
          <w:kern w:val="0"/>
          <w:szCs w:val="21"/>
        </w:rPr>
        <w:t>和</w:t>
      </w:r>
      <w:r>
        <w:rPr>
          <w:rFonts w:ascii="宋体" w:hAnsi="宋体" w:eastAsia="宋体" w:cs="宋体"/>
          <w:color w:val="060607"/>
          <w:spacing w:val="4"/>
          <w:kern w:val="0"/>
          <w:szCs w:val="21"/>
        </w:rPr>
        <w:t>scipy</w:t>
      </w:r>
      <w:r>
        <w:rPr>
          <w:rFonts w:ascii="Helvetica" w:hAnsi="Helvetica" w:eastAsia="宋体" w:cs="Helvetica"/>
          <w:color w:val="060607"/>
          <w:spacing w:val="4"/>
          <w:kern w:val="0"/>
          <w:szCs w:val="21"/>
        </w:rPr>
        <w:t>库来实现LHS。例如，使用</w:t>
      </w:r>
      <w:r>
        <w:rPr>
          <w:rFonts w:ascii="宋体" w:hAnsi="宋体" w:eastAsia="宋体" w:cs="宋体"/>
          <w:color w:val="060607"/>
          <w:spacing w:val="4"/>
          <w:kern w:val="0"/>
          <w:szCs w:val="21"/>
        </w:rPr>
        <w:t>scipy.stats.qmc.LatinHypercube</w:t>
      </w:r>
      <w:r>
        <w:rPr>
          <w:rFonts w:ascii="Helvetica" w:hAnsi="Helvetica" w:eastAsia="宋体" w:cs="Helvetica"/>
          <w:color w:val="060607"/>
          <w:spacing w:val="4"/>
          <w:kern w:val="0"/>
          <w:szCs w:val="21"/>
        </w:rPr>
        <w:t>可以创建一个LHS采样器，并使用其</w:t>
      </w:r>
      <w:r>
        <w:rPr>
          <w:rFonts w:ascii="宋体" w:hAnsi="宋体" w:eastAsia="宋体" w:cs="宋体"/>
          <w:color w:val="060607"/>
          <w:spacing w:val="4"/>
          <w:kern w:val="0"/>
          <w:szCs w:val="21"/>
        </w:rPr>
        <w:t>random</w:t>
      </w:r>
      <w:r>
        <w:rPr>
          <w:rFonts w:ascii="Helvetica" w:hAnsi="Helvetica" w:eastAsia="宋体" w:cs="Helvetica"/>
          <w:color w:val="060607"/>
          <w:spacing w:val="4"/>
          <w:kern w:val="0"/>
          <w:szCs w:val="21"/>
        </w:rPr>
        <w:t xml:space="preserve">方法生成样本 </w:t>
      </w:r>
      <w:r>
        <w:rPr>
          <w:rFonts w:ascii="Helvetica" w:hAnsi="Helvetica" w:eastAsia="宋体" w:cs="Helvetica"/>
          <w:color w:val="060607"/>
          <w:spacing w:val="4"/>
          <w:kern w:val="0"/>
          <w:sz w:val="15"/>
          <w:szCs w:val="15"/>
        </w:rPr>
        <w:t>63</w:t>
      </w:r>
      <w:r>
        <w:rPr>
          <w:rFonts w:ascii="Helvetica" w:hAnsi="Helvetica" w:eastAsia="宋体" w:cs="Helvetica"/>
          <w:color w:val="060607"/>
          <w:spacing w:val="4"/>
          <w:kern w:val="0"/>
          <w:szCs w:val="21"/>
        </w:rPr>
        <w:t xml:space="preserve">。LHS在实际应用中，如流行病模型的参数空间抽样 </w:t>
      </w:r>
      <w:r>
        <w:rPr>
          <w:rFonts w:ascii="Helvetica" w:hAnsi="Helvetica" w:eastAsia="宋体" w:cs="Helvetica"/>
          <w:color w:val="060607"/>
          <w:spacing w:val="4"/>
          <w:kern w:val="0"/>
          <w:sz w:val="15"/>
          <w:szCs w:val="15"/>
        </w:rPr>
        <w:t>61</w:t>
      </w:r>
      <w:r>
        <w:rPr>
          <w:rFonts w:ascii="Helvetica" w:hAnsi="Helvetica" w:eastAsia="宋体" w:cs="Helvetica"/>
          <w:color w:val="060607"/>
          <w:spacing w:val="4"/>
          <w:kern w:val="0"/>
          <w:szCs w:val="21"/>
        </w:rPr>
        <w:t>，展示了其在减少所需样本数量的同时，保持结果精度方面的优势。</w:t>
      </w:r>
    </w:p>
    <w:p w14:paraId="0E738D8D">
      <w:pPr>
        <w:widowControl/>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LHS作为一种高效的抽样方法，特别适用于那些需要在高维空间中进行均匀抽样的场景，它通过确保样本在整个参数空间的均匀分布，提高了模拟或优化过程的效率和准确性。</w:t>
      </w:r>
    </w:p>
    <w:p w14:paraId="6F7236D3"/>
    <w:p w14:paraId="602B38B8"/>
    <w:p w14:paraId="2B983A13"/>
    <w:p w14:paraId="25E012DF">
      <w:pPr>
        <w:pStyle w:val="3"/>
      </w:pPr>
      <w:r>
        <w:rPr>
          <w:rFonts w:hint="eastAsia"/>
        </w:rPr>
        <w:t>最大小小距离算法引入到L</w:t>
      </w:r>
      <w:r>
        <w:t>HS</w:t>
      </w:r>
    </w:p>
    <w:p w14:paraId="3E519547">
      <w:pPr>
        <w:widowControl/>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 xml:space="preserve">最大最小距离算法可以引入到拉丁超立方取样法（LHS）中，以优化样本点的分布，确保样本在整个参数空间中更加均匀。这种方法的核心思想是，对于每一个样本点，计算它与之前所有样本点的最小距离，并称这个最小距离为该样本点的特征距离。优化的目标是使这个特征距离尽可能大，从而使样本点之间更加分散，避免聚集在一起 </w:t>
      </w:r>
      <w:r>
        <w:rPr>
          <w:rFonts w:ascii="Helvetica" w:hAnsi="Helvetica" w:eastAsia="宋体" w:cs="Helvetica"/>
          <w:color w:val="060607"/>
          <w:spacing w:val="4"/>
          <w:kern w:val="0"/>
          <w:sz w:val="15"/>
          <w:szCs w:val="15"/>
        </w:rPr>
        <w:t>70</w:t>
      </w:r>
      <w:r>
        <w:rPr>
          <w:rFonts w:ascii="Helvetica" w:hAnsi="Helvetica" w:eastAsia="宋体" w:cs="Helvetica"/>
          <w:color w:val="060607"/>
          <w:spacing w:val="4"/>
          <w:kern w:val="0"/>
          <w:szCs w:val="21"/>
        </w:rPr>
        <w:t>。</w:t>
      </w:r>
    </w:p>
    <w:p w14:paraId="5AD89B1C">
      <w:pPr>
        <w:widowControl/>
        <w:shd w:val="clear" w:color="auto" w:fill="FFFFFF"/>
        <w:spacing w:after="206"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在实际操作中，可以采用以下步骤实现最大最小距离算法在LHS中的应用：</w:t>
      </w:r>
    </w:p>
    <w:p w14:paraId="42C3649A">
      <w:pPr>
        <w:widowControl/>
        <w:numPr>
          <w:ilvl w:val="0"/>
          <w:numId w:val="11"/>
        </w:numPr>
        <w:shd w:val="clear" w:color="auto" w:fill="FFFFFF"/>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首先生成一个满足LHS条件的初始样本点集，即每个维度的每个区间内恰好有一个样本点。</w:t>
      </w:r>
    </w:p>
    <w:p w14:paraId="5CF74335">
      <w:pPr>
        <w:widowControl/>
        <w:numPr>
          <w:ilvl w:val="0"/>
          <w:numId w:val="11"/>
        </w:numPr>
        <w:shd w:val="clear" w:color="auto" w:fill="FFFFFF"/>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然后，对于每一个样本点，计算它与已有样本点的最小距离，并选择使得这个特征距离最大的位置作为该样本点的最终位置。</w:t>
      </w:r>
    </w:p>
    <w:p w14:paraId="14DA2B3D">
      <w:pPr>
        <w:widowControl/>
        <w:numPr>
          <w:ilvl w:val="0"/>
          <w:numId w:val="11"/>
        </w:numPr>
        <w:shd w:val="clear" w:color="auto" w:fill="FFFFFF"/>
        <w:spacing w:beforeAutospacing="1"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重复上述过程，直到所有样本点都确定下来，得到一个空间填充性能更好的样本点集，同时也满足LHS的投影特性 </w:t>
      </w:r>
      <w:r>
        <w:rPr>
          <w:rFonts w:ascii="Helvetica" w:hAnsi="Helvetica" w:eastAsia="宋体" w:cs="Helvetica"/>
          <w:color w:val="060607"/>
          <w:spacing w:val="4"/>
          <w:kern w:val="0"/>
          <w:sz w:val="15"/>
          <w:szCs w:val="15"/>
        </w:rPr>
        <w:t>70</w:t>
      </w:r>
      <w:r>
        <w:rPr>
          <w:rFonts w:ascii="Helvetica" w:hAnsi="Helvetica" w:eastAsia="宋体" w:cs="Helvetica"/>
          <w:color w:val="060607"/>
          <w:spacing w:val="4"/>
          <w:kern w:val="0"/>
          <w:szCs w:val="21"/>
        </w:rPr>
        <w:t>。</w:t>
      </w:r>
    </w:p>
    <w:p w14:paraId="10B9749E">
      <w:pPr>
        <w:widowControl/>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此外，还有其他的优化LHS的方法，例如基于最大最小距离法的优化，通过迭代优化来寻找最优的样本点布局，以最大化样本点分布的不确定性，这种方法在Python中可以通过</w:t>
      </w:r>
      <w:r>
        <w:rPr>
          <w:rFonts w:ascii="宋体" w:hAnsi="宋体" w:eastAsia="宋体" w:cs="宋体"/>
          <w:color w:val="060607"/>
          <w:spacing w:val="4"/>
          <w:kern w:val="0"/>
          <w:szCs w:val="21"/>
        </w:rPr>
        <w:t>pyDOE2</w:t>
      </w:r>
      <w:r>
        <w:rPr>
          <w:rFonts w:ascii="Helvetica" w:hAnsi="Helvetica" w:eastAsia="宋体" w:cs="Helvetica"/>
          <w:color w:val="060607"/>
          <w:spacing w:val="4"/>
          <w:kern w:val="0"/>
          <w:szCs w:val="21"/>
        </w:rPr>
        <w:t>和</w:t>
      </w:r>
      <w:r>
        <w:rPr>
          <w:rFonts w:ascii="宋体" w:hAnsi="宋体" w:eastAsia="宋体" w:cs="宋体"/>
          <w:color w:val="060607"/>
          <w:spacing w:val="4"/>
          <w:kern w:val="0"/>
          <w:szCs w:val="21"/>
        </w:rPr>
        <w:t>scipy</w:t>
      </w:r>
      <w:r>
        <w:rPr>
          <w:rFonts w:ascii="Helvetica" w:hAnsi="Helvetica" w:eastAsia="宋体" w:cs="Helvetica"/>
          <w:color w:val="060607"/>
          <w:spacing w:val="4"/>
          <w:kern w:val="0"/>
          <w:szCs w:val="21"/>
        </w:rPr>
        <w:t xml:space="preserve">库来实现 </w:t>
      </w:r>
      <w:r>
        <w:rPr>
          <w:rFonts w:ascii="Helvetica" w:hAnsi="Helvetica" w:eastAsia="宋体" w:cs="Helvetica"/>
          <w:color w:val="060607"/>
          <w:spacing w:val="4"/>
          <w:kern w:val="0"/>
          <w:sz w:val="15"/>
          <w:szCs w:val="15"/>
        </w:rPr>
        <w:t>73</w:t>
      </w:r>
      <w:r>
        <w:rPr>
          <w:rFonts w:ascii="Helvetica" w:hAnsi="Helvetica" w:eastAsia="宋体" w:cs="Helvetica"/>
          <w:color w:val="060607"/>
          <w:spacing w:val="4"/>
          <w:kern w:val="0"/>
          <w:szCs w:val="21"/>
        </w:rPr>
        <w:t xml:space="preserve">。还有研究提出了基于旋转法构造最大最小L2距离的LHS，这些方法不需要计算机搜索，且构造出的LHS具有正交性或近似正交性的优点 </w:t>
      </w:r>
      <w:r>
        <w:rPr>
          <w:rFonts w:ascii="Helvetica" w:hAnsi="Helvetica" w:eastAsia="宋体" w:cs="Helvetica"/>
          <w:color w:val="060607"/>
          <w:spacing w:val="4"/>
          <w:kern w:val="0"/>
          <w:sz w:val="15"/>
          <w:szCs w:val="15"/>
        </w:rPr>
        <w:t>75</w:t>
      </w:r>
      <w:r>
        <w:rPr>
          <w:rFonts w:ascii="Helvetica" w:hAnsi="Helvetica" w:eastAsia="宋体" w:cs="Helvetica"/>
          <w:color w:val="060607"/>
          <w:spacing w:val="4"/>
          <w:kern w:val="0"/>
          <w:szCs w:val="21"/>
        </w:rPr>
        <w:t>。</w:t>
      </w:r>
    </w:p>
    <w:p w14:paraId="35BB8061">
      <w:pPr>
        <w:widowControl/>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总结来说，将最大最小距离算法引入LHS可以提高样本点的均匀性，增强空间填充效果，从而在进行计算机实验或蒙特卡洛积分等应用时，获得更加稳定和可靠的结果。</w:t>
      </w:r>
    </w:p>
    <w:p w14:paraId="6FD6A3AD"/>
    <w:p w14:paraId="6789855E"/>
    <w:p w14:paraId="0288A59A">
      <w:pPr>
        <w:pStyle w:val="3"/>
      </w:pPr>
      <w:r>
        <w:rPr>
          <w:rFonts w:hint="eastAsia"/>
        </w:rPr>
        <w:t>P</w:t>
      </w:r>
      <w:r>
        <w:t>SO</w:t>
      </w:r>
    </w:p>
    <w:p w14:paraId="43C46551">
      <w:r>
        <w:drawing>
          <wp:inline distT="0" distB="0" distL="0" distR="0">
            <wp:extent cx="5274310" cy="1647825"/>
            <wp:effectExtent l="0" t="0" r="2540" b="9525"/>
            <wp:docPr id="5" name="图片 5"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在这里插入图片描述"/>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4310" cy="1647825"/>
                    </a:xfrm>
                    <a:prstGeom prst="rect">
                      <a:avLst/>
                    </a:prstGeom>
                    <a:noFill/>
                    <a:ln>
                      <a:noFill/>
                    </a:ln>
                  </pic:spPr>
                </pic:pic>
              </a:graphicData>
            </a:graphic>
          </wp:inline>
        </w:drawing>
      </w:r>
    </w:p>
    <w:p w14:paraId="6A566507">
      <w:pPr>
        <w:pStyle w:val="9"/>
        <w:shd w:val="clear" w:color="auto" w:fill="FFFFFF"/>
        <w:spacing w:before="0" w:beforeAutospacing="0" w:after="120" w:afterAutospacing="0"/>
        <w:rPr>
          <w:rFonts w:ascii="Arial" w:hAnsi="Arial" w:cs="Arial"/>
          <w:color w:val="333333"/>
          <w:sz w:val="21"/>
          <w:szCs w:val="21"/>
        </w:rPr>
      </w:pPr>
      <w:r>
        <w:rPr>
          <w:rFonts w:ascii="Arial" w:hAnsi="Arial" w:cs="Arial"/>
          <w:color w:val="333333"/>
          <w:sz w:val="21"/>
          <w:szCs w:val="21"/>
        </w:rPr>
        <w:t>以鸟群觅食为例，与粒子群优化算法作对比，如上。</w:t>
      </w:r>
    </w:p>
    <w:p w14:paraId="0F6EB967">
      <w:pPr>
        <w:pStyle w:val="9"/>
        <w:shd w:val="clear" w:color="auto" w:fill="FFFFFF"/>
        <w:spacing w:before="0" w:beforeAutospacing="0" w:after="120" w:afterAutospacing="0"/>
        <w:rPr>
          <w:rFonts w:ascii="Arial" w:hAnsi="Arial" w:cs="Arial"/>
          <w:color w:val="333333"/>
          <w:sz w:val="21"/>
          <w:szCs w:val="21"/>
        </w:rPr>
      </w:pPr>
      <w:r>
        <w:rPr>
          <w:rFonts w:ascii="Arial" w:hAnsi="Arial" w:cs="Arial"/>
          <w:color w:val="333333"/>
          <w:sz w:val="21"/>
          <w:szCs w:val="21"/>
        </w:rPr>
        <w:t>在粒子群优化算法中，鸟群中的每个小鸟被称为“粒子”，且同小鸟一样，具有速度和位置。</w:t>
      </w:r>
    </w:p>
    <w:p w14:paraId="25CB6190">
      <w:pPr>
        <w:pStyle w:val="9"/>
        <w:shd w:val="clear" w:color="auto" w:fill="FFFFFF"/>
        <w:spacing w:before="0" w:beforeAutospacing="0" w:after="120" w:afterAutospacing="0"/>
        <w:rPr>
          <w:rFonts w:ascii="Arial" w:hAnsi="Arial" w:cs="Arial"/>
          <w:color w:val="333333"/>
          <w:sz w:val="21"/>
          <w:szCs w:val="21"/>
        </w:rPr>
      </w:pPr>
      <w:r>
        <w:rPr>
          <w:rFonts w:ascii="Arial" w:hAnsi="Arial" w:cs="Arial"/>
          <w:color w:val="333333"/>
          <w:sz w:val="21"/>
          <w:szCs w:val="21"/>
        </w:rPr>
        <w:t>通过随机产生一定数量的粒子（具体定多少数量后面会讲）作为问题搜索空间的有效解，然后进行迭代搜索，通过该问题对应的适应度函数确定粒子的适应值，得到优化结果。</w:t>
      </w:r>
    </w:p>
    <w:p w14:paraId="066A8D2F">
      <w:pPr>
        <w:pStyle w:val="9"/>
        <w:shd w:val="clear" w:color="auto" w:fill="FFFFFF"/>
        <w:spacing w:before="0" w:beforeAutospacing="0" w:after="120" w:afterAutospacing="0"/>
        <w:rPr>
          <w:rFonts w:ascii="Arial" w:hAnsi="Arial" w:cs="Arial"/>
          <w:color w:val="333333"/>
          <w:sz w:val="21"/>
          <w:szCs w:val="21"/>
        </w:rPr>
      </w:pPr>
      <w:r>
        <w:rPr>
          <w:rFonts w:ascii="Arial" w:hAnsi="Arial" w:cs="Arial"/>
          <w:color w:val="333333"/>
          <w:sz w:val="21"/>
          <w:szCs w:val="21"/>
        </w:rPr>
        <w:t>那具体怎么迭代搜索呢？后面实例会具体讲到。</w:t>
      </w:r>
    </w:p>
    <w:p w14:paraId="7EC34DC3">
      <w:pPr>
        <w:pStyle w:val="9"/>
        <w:shd w:val="clear" w:color="auto" w:fill="FFFFFF"/>
        <w:spacing w:before="0" w:beforeAutospacing="0" w:after="120" w:afterAutospacing="0"/>
        <w:rPr>
          <w:rFonts w:ascii="Arial" w:hAnsi="Arial" w:cs="Arial"/>
          <w:color w:val="333333"/>
          <w:sz w:val="21"/>
          <w:szCs w:val="21"/>
        </w:rPr>
      </w:pPr>
      <w:r>
        <w:rPr>
          <w:rFonts w:ascii="Arial" w:hAnsi="Arial" w:cs="Arial"/>
          <w:color w:val="333333"/>
          <w:sz w:val="21"/>
          <w:szCs w:val="21"/>
        </w:rPr>
        <w:t>且这里记得有所谓的“粒子本身的历史最优解”和“群体的全局最优解”，这两个用来影响粒子的速度和下一个位置，借此求得最优解。</w:t>
      </w:r>
    </w:p>
    <w:p w14:paraId="7E68AF97">
      <w:pPr>
        <w:rPr>
          <w:rFonts w:ascii="Arial" w:hAnsi="Arial" w:cs="Arial"/>
          <w:color w:val="333333"/>
          <w:szCs w:val="21"/>
          <w:shd w:val="clear" w:color="auto" w:fill="FFFFFF"/>
        </w:rPr>
      </w:pPr>
      <w:r>
        <w:rPr>
          <w:rFonts w:ascii="Arial" w:hAnsi="Arial" w:cs="Arial"/>
          <w:color w:val="333333"/>
          <w:szCs w:val="21"/>
          <w:shd w:val="clear" w:color="auto" w:fill="FFFFFF"/>
        </w:rPr>
        <w:t xml:space="preserve">PSO的算法步骤： </w:t>
      </w:r>
    </w:p>
    <w:p w14:paraId="6798A6EA">
      <w:pPr>
        <w:rPr>
          <w:rFonts w:ascii="Arial" w:hAnsi="Arial" w:cs="Arial"/>
          <w:color w:val="333333"/>
          <w:szCs w:val="21"/>
          <w:shd w:val="clear" w:color="auto" w:fill="FFFFFF"/>
        </w:rPr>
      </w:pPr>
      <w:r>
        <w:rPr>
          <w:rFonts w:ascii="Arial" w:hAnsi="Arial" w:cs="Arial"/>
          <w:color w:val="333333"/>
          <w:szCs w:val="21"/>
          <w:shd w:val="clear" w:color="auto" w:fill="FFFFFF"/>
        </w:rPr>
        <w:t xml:space="preserve">（1）初始化所有粒子，即给它们的速度和位置赋值，并将个体的历史最优pBest设为当前位置，群体中的最优个体作为当前的gBest。 </w:t>
      </w:r>
    </w:p>
    <w:p w14:paraId="5D19C04C">
      <w:pPr>
        <w:rPr>
          <w:rFonts w:ascii="Arial" w:hAnsi="Arial" w:cs="Arial"/>
          <w:color w:val="333333"/>
          <w:szCs w:val="21"/>
          <w:shd w:val="clear" w:color="auto" w:fill="FFFFFF"/>
        </w:rPr>
      </w:pPr>
      <w:r>
        <w:rPr>
          <w:rFonts w:ascii="Arial" w:hAnsi="Arial" w:cs="Arial"/>
          <w:color w:val="333333"/>
          <w:szCs w:val="21"/>
          <w:shd w:val="clear" w:color="auto" w:fill="FFFFFF"/>
        </w:rPr>
        <w:t xml:space="preserve">（2）在每一代的进化中，计算各个粒子的适应度函数值。 </w:t>
      </w:r>
    </w:p>
    <w:p w14:paraId="6BEE6889">
      <w:pPr>
        <w:rPr>
          <w:rFonts w:ascii="Arial" w:hAnsi="Arial" w:cs="Arial"/>
          <w:color w:val="333333"/>
          <w:szCs w:val="21"/>
          <w:shd w:val="clear" w:color="auto" w:fill="FFFFFF"/>
        </w:rPr>
      </w:pPr>
      <w:r>
        <w:rPr>
          <w:rFonts w:ascii="Arial" w:hAnsi="Arial" w:cs="Arial"/>
          <w:color w:val="333333"/>
          <w:szCs w:val="21"/>
          <w:shd w:val="clear" w:color="auto" w:fill="FFFFFF"/>
        </w:rPr>
        <w:t xml:space="preserve">（3）如果当前适应度函数值优于历史最优值，则更新pBest。 </w:t>
      </w:r>
    </w:p>
    <w:p w14:paraId="488A3ED4">
      <w:pPr>
        <w:rPr>
          <w:rFonts w:ascii="Arial" w:hAnsi="Arial" w:cs="Arial"/>
          <w:color w:val="333333"/>
          <w:szCs w:val="21"/>
          <w:shd w:val="clear" w:color="auto" w:fill="FFFFFF"/>
        </w:rPr>
      </w:pPr>
      <w:r>
        <w:rPr>
          <w:rFonts w:ascii="Arial" w:hAnsi="Arial" w:cs="Arial"/>
          <w:color w:val="333333"/>
          <w:szCs w:val="21"/>
          <w:shd w:val="clear" w:color="auto" w:fill="FFFFFF"/>
        </w:rPr>
        <w:t xml:space="preserve">（4）如果当前适应度函数值优于全局历史最优值，则更新gBest。 </w:t>
      </w:r>
    </w:p>
    <w:p w14:paraId="45E9A068">
      <w:r>
        <w:rPr>
          <w:rFonts w:ascii="Arial" w:hAnsi="Arial" w:cs="Arial"/>
          <w:color w:val="333333"/>
          <w:szCs w:val="21"/>
          <w:shd w:val="clear" w:color="auto" w:fill="FFFFFF"/>
        </w:rPr>
        <w:t>（5）对每个粒子i的第d维的速度和位置分别按照公式6.1和公式6.2进行更新：</w:t>
      </w:r>
    </w:p>
    <w:p w14:paraId="6A1B5EFC">
      <w:r>
        <w:drawing>
          <wp:anchor distT="0" distB="0" distL="114300" distR="114300" simplePos="0" relativeHeight="251659264" behindDoc="0" locked="0" layoutInCell="1" allowOverlap="1">
            <wp:simplePos x="0" y="0"/>
            <wp:positionH relativeFrom="column">
              <wp:posOffset>334645</wp:posOffset>
            </wp:positionH>
            <wp:positionV relativeFrom="paragraph">
              <wp:posOffset>594995</wp:posOffset>
            </wp:positionV>
            <wp:extent cx="4321175" cy="899160"/>
            <wp:effectExtent l="0" t="0" r="3175" b="0"/>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321175" cy="899160"/>
                    </a:xfrm>
                    <a:prstGeom prst="rect">
                      <a:avLst/>
                    </a:prstGeom>
                    <a:noFill/>
                    <a:ln>
                      <a:noFill/>
                    </a:ln>
                  </pic:spPr>
                </pic:pic>
              </a:graphicData>
            </a:graphic>
          </wp:anchor>
        </w:drawing>
      </w:r>
      <w:r>
        <w:drawing>
          <wp:inline distT="0" distB="0" distL="0" distR="0">
            <wp:extent cx="5274310" cy="46228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4310" cy="462280"/>
                    </a:xfrm>
                    <a:prstGeom prst="rect">
                      <a:avLst/>
                    </a:prstGeom>
                    <a:noFill/>
                    <a:ln>
                      <a:noFill/>
                    </a:ln>
                  </pic:spPr>
                </pic:pic>
              </a:graphicData>
            </a:graphic>
          </wp:inline>
        </w:drawing>
      </w:r>
    </w:p>
    <w:p w14:paraId="6732ED89"/>
    <w:p w14:paraId="22D749D6"/>
    <w:p w14:paraId="566590B8"/>
    <w:p w14:paraId="3E0867EA"/>
    <w:p w14:paraId="58124D3B"/>
    <w:p w14:paraId="46A9CEC6">
      <w:r>
        <w:drawing>
          <wp:anchor distT="0" distB="0" distL="114300" distR="114300" simplePos="0" relativeHeight="251660288" behindDoc="1" locked="0" layoutInCell="1" allowOverlap="1">
            <wp:simplePos x="0" y="0"/>
            <wp:positionH relativeFrom="column">
              <wp:posOffset>1270</wp:posOffset>
            </wp:positionH>
            <wp:positionV relativeFrom="paragraph">
              <wp:posOffset>1270</wp:posOffset>
            </wp:positionV>
            <wp:extent cx="5151755" cy="1333500"/>
            <wp:effectExtent l="0" t="0" r="0" b="0"/>
            <wp:wrapTight wrapText="bothSides">
              <wp:wrapPolygon>
                <wp:start x="0" y="0"/>
                <wp:lineTo x="0" y="21291"/>
                <wp:lineTo x="21486" y="21291"/>
                <wp:lineTo x="21486" y="0"/>
                <wp:lineTo x="0" y="0"/>
              </wp:wrapPolygon>
            </wp:wrapTight>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151755" cy="1333500"/>
                    </a:xfrm>
                    <a:prstGeom prst="rect">
                      <a:avLst/>
                    </a:prstGeom>
                    <a:noFill/>
                    <a:ln>
                      <a:noFill/>
                    </a:ln>
                  </pic:spPr>
                </pic:pic>
              </a:graphicData>
            </a:graphic>
          </wp:anchor>
        </w:drawing>
      </w:r>
    </w:p>
    <w:p w14:paraId="16597836">
      <w:r>
        <w:drawing>
          <wp:inline distT="0" distB="0" distL="0" distR="0">
            <wp:extent cx="5274310" cy="132207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74310" cy="1322070"/>
                    </a:xfrm>
                    <a:prstGeom prst="rect">
                      <a:avLst/>
                    </a:prstGeom>
                    <a:noFill/>
                    <a:ln>
                      <a:noFill/>
                    </a:ln>
                  </pic:spPr>
                </pic:pic>
              </a:graphicData>
            </a:graphic>
          </wp:inline>
        </w:drawing>
      </w:r>
    </w:p>
    <w:p w14:paraId="655C80CE">
      <w:pPr>
        <w:rPr>
          <w:rFonts w:ascii="Arial" w:hAnsi="Arial" w:cs="Arial"/>
          <w:color w:val="333333"/>
          <w:szCs w:val="21"/>
          <w:shd w:val="clear" w:color="auto" w:fill="FFFFFF"/>
        </w:rPr>
      </w:pPr>
      <w:r>
        <w:rPr>
          <w:rFonts w:ascii="Arial" w:hAnsi="Arial" w:cs="Arial"/>
          <w:color w:val="333333"/>
          <w:szCs w:val="21"/>
          <w:shd w:val="clear" w:color="auto" w:fill="FFFFFF"/>
        </w:rPr>
        <w:t>（6）判断是否达到了结束条件（具体怎么定义后面会提），否的话就转到（2）继续执行。</w:t>
      </w:r>
    </w:p>
    <w:p w14:paraId="78D25C0B">
      <w:pPr>
        <w:rPr>
          <w:rFonts w:ascii="Arial" w:hAnsi="Arial" w:cs="Arial"/>
          <w:color w:val="333333"/>
          <w:szCs w:val="21"/>
          <w:shd w:val="clear" w:color="auto" w:fill="FFFFFF"/>
        </w:rPr>
      </w:pPr>
    </w:p>
    <w:p w14:paraId="0D57B5C9">
      <w:pPr>
        <w:rPr>
          <w:rStyle w:val="13"/>
          <w:rFonts w:ascii="Arial" w:hAnsi="Arial" w:cs="Arial"/>
          <w:color w:val="333333"/>
          <w:szCs w:val="21"/>
          <w:shd w:val="clear" w:color="auto" w:fill="FFFFFF"/>
        </w:rPr>
      </w:pPr>
      <w:r>
        <w:rPr>
          <w:rStyle w:val="13"/>
          <w:rFonts w:ascii="Arial" w:hAnsi="Arial" w:cs="Arial"/>
          <w:color w:val="333333"/>
          <w:szCs w:val="21"/>
          <w:shd w:val="clear" w:color="auto" w:fill="FFFFFF"/>
        </w:rPr>
        <w:t>算法流程图和伪代码</w:t>
      </w:r>
    </w:p>
    <w:p w14:paraId="2C145321">
      <w:r>
        <w:drawing>
          <wp:inline distT="0" distB="0" distL="0" distR="0">
            <wp:extent cx="5274310" cy="421259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4310" cy="4212590"/>
                    </a:xfrm>
                    <a:prstGeom prst="rect">
                      <a:avLst/>
                    </a:prstGeom>
                    <a:noFill/>
                    <a:ln>
                      <a:noFill/>
                    </a:ln>
                  </pic:spPr>
                </pic:pic>
              </a:graphicData>
            </a:graphic>
          </wp:inline>
        </w:drawing>
      </w:r>
    </w:p>
    <w:p w14:paraId="657F6FF4">
      <w:r>
        <w:drawing>
          <wp:inline distT="0" distB="0" distL="0" distR="0">
            <wp:extent cx="5274310" cy="410845"/>
            <wp:effectExtent l="0" t="0" r="2540"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4310" cy="410845"/>
                    </a:xfrm>
                    <a:prstGeom prst="rect">
                      <a:avLst/>
                    </a:prstGeom>
                    <a:noFill/>
                    <a:ln>
                      <a:noFill/>
                    </a:ln>
                  </pic:spPr>
                </pic:pic>
              </a:graphicData>
            </a:graphic>
          </wp:inline>
        </w:drawing>
      </w:r>
    </w:p>
    <w:p w14:paraId="569814E1">
      <w:r>
        <w:drawing>
          <wp:inline distT="0" distB="0" distL="0" distR="0">
            <wp:extent cx="5274310" cy="4893310"/>
            <wp:effectExtent l="0" t="0" r="254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74310" cy="4893310"/>
                    </a:xfrm>
                    <a:prstGeom prst="rect">
                      <a:avLst/>
                    </a:prstGeom>
                    <a:noFill/>
                    <a:ln>
                      <a:noFill/>
                    </a:ln>
                  </pic:spPr>
                </pic:pic>
              </a:graphicData>
            </a:graphic>
          </wp:inline>
        </w:drawing>
      </w:r>
    </w:p>
    <w:p w14:paraId="0FA277A5">
      <w:r>
        <w:drawing>
          <wp:inline distT="0" distB="0" distL="0" distR="0">
            <wp:extent cx="5274310" cy="4429760"/>
            <wp:effectExtent l="0" t="0" r="2540" b="8890"/>
            <wp:docPr id="11" name="图片 11"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在这里插入图片描述"/>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4310" cy="4429760"/>
                    </a:xfrm>
                    <a:prstGeom prst="rect">
                      <a:avLst/>
                    </a:prstGeom>
                    <a:noFill/>
                    <a:ln>
                      <a:noFill/>
                    </a:ln>
                  </pic:spPr>
                </pic:pic>
              </a:graphicData>
            </a:graphic>
          </wp:inline>
        </w:drawing>
      </w:r>
    </w:p>
    <w:p w14:paraId="73239DC9">
      <w:pPr>
        <w:pStyle w:val="9"/>
        <w:shd w:val="clear" w:color="auto" w:fill="FFFFFF"/>
        <w:spacing w:before="0" w:beforeAutospacing="0" w:after="120" w:afterAutospacing="0"/>
        <w:rPr>
          <w:rFonts w:ascii="Arial" w:hAnsi="Arial" w:cs="Arial"/>
          <w:color w:val="333333"/>
          <w:sz w:val="21"/>
          <w:szCs w:val="21"/>
        </w:rPr>
      </w:pPr>
      <w:r>
        <w:rPr>
          <w:rFonts w:ascii="Arial" w:hAnsi="Arial" w:cs="Arial"/>
          <w:color w:val="333333"/>
          <w:sz w:val="21"/>
          <w:szCs w:val="21"/>
        </w:rPr>
        <w:t>1.静态拓扑结构‘’</w:t>
      </w:r>
    </w:p>
    <w:p w14:paraId="3869217B">
      <w:pPr>
        <w:pStyle w:val="9"/>
        <w:shd w:val="clear" w:color="auto" w:fill="FFFFFF"/>
        <w:spacing w:before="0" w:beforeAutospacing="0" w:after="120" w:afterAutospacing="0"/>
        <w:rPr>
          <w:rFonts w:ascii="Arial" w:hAnsi="Arial" w:cs="Arial"/>
          <w:color w:val="333333"/>
          <w:sz w:val="21"/>
          <w:szCs w:val="21"/>
        </w:rPr>
      </w:pPr>
      <w:r>
        <w:rPr>
          <w:rFonts w:ascii="Arial" w:hAnsi="Arial" w:cs="Arial"/>
          <w:color w:val="333333"/>
          <w:sz w:val="21"/>
          <w:szCs w:val="21"/>
        </w:rPr>
        <w:t>全局版本（Global Version PSO, GPSO）和局部版本（Local Version PSO, LPSO）两个主要范式。</w:t>
      </w:r>
    </w:p>
    <w:p w14:paraId="34363018">
      <w:pPr>
        <w:pStyle w:val="9"/>
        <w:shd w:val="clear" w:color="auto" w:fill="FFFFFF"/>
        <w:spacing w:before="0" w:beforeAutospacing="0" w:after="120" w:afterAutospacing="0"/>
        <w:rPr>
          <w:rFonts w:ascii="Arial" w:hAnsi="Arial" w:cs="Arial"/>
          <w:color w:val="333333"/>
          <w:sz w:val="21"/>
          <w:szCs w:val="21"/>
        </w:rPr>
      </w:pPr>
      <w:r>
        <w:rPr>
          <w:rFonts w:ascii="Arial" w:hAnsi="Arial" w:cs="Arial"/>
          <w:color w:val="333333"/>
          <w:sz w:val="21"/>
          <w:szCs w:val="21"/>
        </w:rPr>
        <w:t>两者主要区别在于社会网络结构的定义不同。</w:t>
      </w:r>
    </w:p>
    <w:p w14:paraId="1DDFDC57">
      <w:pPr>
        <w:pStyle w:val="9"/>
        <w:shd w:val="clear" w:color="auto" w:fill="FFFFFF"/>
        <w:spacing w:before="0" w:beforeAutospacing="0" w:after="120" w:afterAutospacing="0"/>
        <w:rPr>
          <w:rFonts w:ascii="Arial" w:hAnsi="Arial" w:cs="Arial"/>
          <w:color w:val="333333"/>
          <w:sz w:val="21"/>
          <w:szCs w:val="21"/>
        </w:rPr>
      </w:pPr>
      <w:r>
        <w:rPr>
          <w:rFonts w:ascii="Arial" w:hAnsi="Arial" w:cs="Arial"/>
          <w:color w:val="333333"/>
          <w:sz w:val="21"/>
          <w:szCs w:val="21"/>
        </w:rPr>
        <w:t>从全局和局部其实也不难看出，粒子在更新速度和位置的时候，前者使用到的是自身的历史最好位置pBest和整个群体中最好的位置gBest，而后者的话，每个粒子所处的“社会”不是整体，而是一个小的邻域。更新速度和位置时用到的除了自身最好的历史位置pBest外，还用到邻域中的最好位置lBest作为更新的向导。</w:t>
      </w:r>
    </w:p>
    <w:p w14:paraId="3014C45B">
      <w:pPr>
        <w:pStyle w:val="9"/>
        <w:shd w:val="clear" w:color="auto" w:fill="FFFFFF"/>
        <w:spacing w:before="0" w:beforeAutospacing="0" w:after="120" w:afterAutospacing="0"/>
        <w:rPr>
          <w:rFonts w:ascii="Arial" w:hAnsi="Arial" w:cs="Arial"/>
          <w:color w:val="333333"/>
          <w:sz w:val="21"/>
          <w:szCs w:val="21"/>
        </w:rPr>
      </w:pPr>
      <w:r>
        <w:rPr>
          <w:rFonts w:ascii="Arial" w:hAnsi="Arial" w:cs="Arial"/>
          <w:color w:val="333333"/>
          <w:sz w:val="21"/>
          <w:szCs w:val="21"/>
        </w:rPr>
        <w:t>不难发现，后者的多样性更好，在处理复杂的问题的时候，LPSO也会表现出更好的性能。</w:t>
      </w:r>
    </w:p>
    <w:p w14:paraId="0F20168F">
      <w:r>
        <w:drawing>
          <wp:inline distT="0" distB="0" distL="0" distR="0">
            <wp:extent cx="5274310" cy="4246245"/>
            <wp:effectExtent l="0" t="0" r="254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4310" cy="4246245"/>
                    </a:xfrm>
                    <a:prstGeom prst="rect">
                      <a:avLst/>
                    </a:prstGeom>
                    <a:noFill/>
                    <a:ln>
                      <a:noFill/>
                    </a:ln>
                  </pic:spPr>
                </pic:pic>
              </a:graphicData>
            </a:graphic>
          </wp:inline>
        </w:drawing>
      </w:r>
    </w:p>
    <w:p w14:paraId="38426458">
      <w:pPr>
        <w:pStyle w:val="9"/>
        <w:shd w:val="clear" w:color="auto" w:fill="FFFFFF"/>
        <w:spacing w:before="0" w:beforeAutospacing="0" w:after="120" w:afterAutospacing="0"/>
        <w:rPr>
          <w:rFonts w:ascii="Arial" w:hAnsi="Arial" w:cs="Arial"/>
          <w:color w:val="333333"/>
          <w:sz w:val="21"/>
          <w:szCs w:val="21"/>
        </w:rPr>
      </w:pPr>
      <w:r>
        <w:rPr>
          <w:rFonts w:ascii="Arial" w:hAnsi="Arial" w:cs="Arial"/>
          <w:color w:val="333333"/>
          <w:sz w:val="21"/>
          <w:szCs w:val="21"/>
        </w:rPr>
        <w:t>2.动态拓扑结构</w:t>
      </w:r>
    </w:p>
    <w:p w14:paraId="5B09A8BB">
      <w:pPr>
        <w:pStyle w:val="9"/>
        <w:shd w:val="clear" w:color="auto" w:fill="FFFFFF"/>
        <w:spacing w:before="0" w:beforeAutospacing="0" w:after="120" w:afterAutospacing="0"/>
        <w:rPr>
          <w:rFonts w:ascii="Arial" w:hAnsi="Arial" w:cs="Arial"/>
          <w:color w:val="333333"/>
          <w:sz w:val="21"/>
          <w:szCs w:val="21"/>
        </w:rPr>
      </w:pPr>
      <w:r>
        <w:rPr>
          <w:rFonts w:ascii="Arial" w:hAnsi="Arial" w:cs="Arial"/>
          <w:color w:val="333333"/>
          <w:sz w:val="21"/>
          <w:szCs w:val="21"/>
        </w:rPr>
        <w:t>由于即使是LPSO也很容易陷入局部最优的问题，而研究动态拓扑结构是希望能够通过在不同的进化阶段使用不同的拓扑结构，动态地改变算法的探索能力和开发能力，在保种群多样性和算法收敛性上取得动态的变化和平衡，以提高算法的整体性能。</w:t>
      </w:r>
    </w:p>
    <w:p w14:paraId="6C1D562A">
      <w:r>
        <w:rPr>
          <w:rFonts w:hint="eastAsia"/>
        </w:rPr>
        <w:t xml:space="preserve"> </w:t>
      </w:r>
      <w:r>
        <w:drawing>
          <wp:inline distT="0" distB="0" distL="0" distR="0">
            <wp:extent cx="5274310" cy="303276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3032760"/>
                    </a:xfrm>
                    <a:prstGeom prst="rect">
                      <a:avLst/>
                    </a:prstGeom>
                    <a:noFill/>
                    <a:ln>
                      <a:noFill/>
                    </a:ln>
                  </pic:spPr>
                </pic:pic>
              </a:graphicData>
            </a:graphic>
          </wp:inline>
        </w:drawing>
      </w:r>
    </w:p>
    <w:p w14:paraId="0C4F973A"/>
    <w:p w14:paraId="364CFD4C">
      <w:r>
        <w:drawing>
          <wp:inline distT="0" distB="0" distL="0" distR="0">
            <wp:extent cx="5274310" cy="1602740"/>
            <wp:effectExtent l="0" t="0" r="2540" b="0"/>
            <wp:docPr id="14" name="图片 14"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在这里插入图片描述"/>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1602740"/>
                    </a:xfrm>
                    <a:prstGeom prst="rect">
                      <a:avLst/>
                    </a:prstGeom>
                    <a:noFill/>
                    <a:ln>
                      <a:noFill/>
                    </a:ln>
                  </pic:spPr>
                </pic:pic>
              </a:graphicData>
            </a:graphic>
          </wp:inline>
        </w:drawing>
      </w:r>
    </w:p>
    <w:p w14:paraId="5773E032">
      <w:r>
        <w:drawing>
          <wp:inline distT="0" distB="0" distL="0" distR="0">
            <wp:extent cx="5274310" cy="3472815"/>
            <wp:effectExtent l="0" t="0" r="2540" b="0"/>
            <wp:docPr id="15" name="图片 15"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在这里插入图片描述"/>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4310" cy="3472815"/>
                    </a:xfrm>
                    <a:prstGeom prst="rect">
                      <a:avLst/>
                    </a:prstGeom>
                    <a:noFill/>
                    <a:ln>
                      <a:noFill/>
                    </a:ln>
                  </pic:spPr>
                </pic:pic>
              </a:graphicData>
            </a:graphic>
          </wp:inline>
        </w:drawing>
      </w:r>
    </w:p>
    <w:p w14:paraId="37408245">
      <w:r>
        <w:drawing>
          <wp:inline distT="0" distB="0" distL="0" distR="0">
            <wp:extent cx="5274310" cy="2342515"/>
            <wp:effectExtent l="0" t="0" r="2540" b="635"/>
            <wp:docPr id="16" name="图片 16"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在这里插入图片描述"/>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74310" cy="2342515"/>
                    </a:xfrm>
                    <a:prstGeom prst="rect">
                      <a:avLst/>
                    </a:prstGeom>
                    <a:noFill/>
                    <a:ln>
                      <a:noFill/>
                    </a:ln>
                  </pic:spPr>
                </pic:pic>
              </a:graphicData>
            </a:graphic>
          </wp:inline>
        </w:drawing>
      </w:r>
    </w:p>
    <w:p w14:paraId="44056525">
      <w:pPr>
        <w:pStyle w:val="3"/>
      </w:pPr>
      <w:r>
        <w:rPr>
          <w:rFonts w:hint="eastAsia"/>
        </w:rPr>
        <w:t>距离变换技术</w:t>
      </w:r>
    </w:p>
    <w:p w14:paraId="0588F1A8">
      <w:pPr>
        <w:widowControl/>
        <w:shd w:val="clear" w:color="auto" w:fill="FFFFFF"/>
        <w:spacing w:after="206"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距离变换是一种图像处理技术，用于计算图像中每个像素点到特定像素点集的距离，通常用于二值图像中目标与背景的分离。距离变换方法主要有以下几种：</w:t>
      </w:r>
    </w:p>
    <w:p w14:paraId="71AB77FF">
      <w:pPr>
        <w:widowControl/>
        <w:numPr>
          <w:ilvl w:val="0"/>
          <w:numId w:val="12"/>
        </w:numPr>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欧式距离变换(Euclidean Distance Transform, EDT)</w:t>
      </w:r>
      <w:r>
        <w:rPr>
          <w:rFonts w:ascii="Helvetica" w:hAnsi="Helvetica" w:eastAsia="宋体" w:cs="Helvetica"/>
          <w:color w:val="060607"/>
          <w:spacing w:val="4"/>
          <w:kern w:val="0"/>
          <w:szCs w:val="21"/>
        </w:rPr>
        <w:t xml:space="preserve">：计算像素点到最近背景点的直线距离，精度高，与实际距离相符，应用广泛 </w:t>
      </w:r>
      <w:r>
        <w:rPr>
          <w:rFonts w:ascii="Helvetica" w:hAnsi="Helvetica" w:eastAsia="宋体" w:cs="Helvetica"/>
          <w:color w:val="060607"/>
          <w:spacing w:val="4"/>
          <w:kern w:val="0"/>
          <w:sz w:val="15"/>
          <w:szCs w:val="15"/>
        </w:rPr>
        <w:t>176</w:t>
      </w:r>
      <w:r>
        <w:rPr>
          <w:rFonts w:ascii="Helvetica" w:hAnsi="Helvetica" w:eastAsia="宋体" w:cs="Helvetica"/>
          <w:color w:val="060607"/>
          <w:spacing w:val="4"/>
          <w:kern w:val="0"/>
          <w:szCs w:val="21"/>
        </w:rPr>
        <w:t xml:space="preserve"> 。</w:t>
      </w:r>
    </w:p>
    <w:p w14:paraId="5A2753CB">
      <w:pPr>
        <w:widowControl/>
        <w:numPr>
          <w:ilvl w:val="0"/>
          <w:numId w:val="12"/>
        </w:numPr>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棋盘距离变换(Chessboard Distance Transform)</w:t>
      </w:r>
      <w:r>
        <w:rPr>
          <w:rFonts w:ascii="Helvetica" w:hAnsi="Helvetica" w:eastAsia="宋体" w:cs="Helvetica"/>
          <w:color w:val="060607"/>
          <w:spacing w:val="4"/>
          <w:kern w:val="0"/>
          <w:szCs w:val="21"/>
        </w:rPr>
        <w:t xml:space="preserve">：又称为曼哈顿距离变换，按格点距离计算，常用于城市街区距离 </w:t>
      </w:r>
      <w:r>
        <w:rPr>
          <w:rFonts w:ascii="Helvetica" w:hAnsi="Helvetica" w:eastAsia="宋体" w:cs="Helvetica"/>
          <w:color w:val="060607"/>
          <w:spacing w:val="4"/>
          <w:kern w:val="0"/>
          <w:sz w:val="15"/>
          <w:szCs w:val="15"/>
        </w:rPr>
        <w:t>177</w:t>
      </w:r>
      <w:r>
        <w:rPr>
          <w:rFonts w:ascii="Helvetica" w:hAnsi="Helvetica" w:eastAsia="宋体" w:cs="Helvetica"/>
          <w:color w:val="060607"/>
          <w:spacing w:val="4"/>
          <w:kern w:val="0"/>
          <w:szCs w:val="21"/>
        </w:rPr>
        <w:t xml:space="preserve"> 。</w:t>
      </w:r>
    </w:p>
    <w:p w14:paraId="31C66ACA">
      <w:pPr>
        <w:widowControl/>
        <w:numPr>
          <w:ilvl w:val="0"/>
          <w:numId w:val="12"/>
        </w:numPr>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城市街区距离变换(Cityblock Distance Transform)</w:t>
      </w:r>
      <w:r>
        <w:rPr>
          <w:rFonts w:ascii="Helvetica" w:hAnsi="Helvetica" w:eastAsia="宋体" w:cs="Helvetica"/>
          <w:color w:val="060607"/>
          <w:spacing w:val="4"/>
          <w:kern w:val="0"/>
          <w:szCs w:val="21"/>
        </w:rPr>
        <w:t xml:space="preserve">：也称为曼哈顿距离，按城市街区方式计算距离，常用于棋盘格点距离 </w:t>
      </w:r>
      <w:r>
        <w:rPr>
          <w:rFonts w:ascii="Helvetica" w:hAnsi="Helvetica" w:eastAsia="宋体" w:cs="Helvetica"/>
          <w:color w:val="060607"/>
          <w:spacing w:val="4"/>
          <w:kern w:val="0"/>
          <w:sz w:val="15"/>
          <w:szCs w:val="15"/>
        </w:rPr>
        <w:t>177</w:t>
      </w:r>
      <w:r>
        <w:rPr>
          <w:rFonts w:ascii="Helvetica" w:hAnsi="Helvetica" w:eastAsia="宋体" w:cs="Helvetica"/>
          <w:color w:val="060607"/>
          <w:spacing w:val="4"/>
          <w:kern w:val="0"/>
          <w:szCs w:val="21"/>
        </w:rPr>
        <w:t xml:space="preserve"> 。</w:t>
      </w:r>
    </w:p>
    <w:p w14:paraId="23FB8B45">
      <w:pPr>
        <w:widowControl/>
        <w:numPr>
          <w:ilvl w:val="0"/>
          <w:numId w:val="12"/>
        </w:numPr>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倒角距离变换(Chamfer Distance Transform)</w:t>
      </w:r>
      <w:r>
        <w:rPr>
          <w:rFonts w:ascii="Helvetica" w:hAnsi="Helvetica" w:eastAsia="宋体" w:cs="Helvetica"/>
          <w:color w:val="060607"/>
          <w:spacing w:val="4"/>
          <w:kern w:val="0"/>
          <w:szCs w:val="21"/>
        </w:rPr>
        <w:t xml:space="preserve">：使用特定的权重来近似欧式距离，计算速度快，是EDT的一种变体 </w:t>
      </w:r>
      <w:r>
        <w:rPr>
          <w:rFonts w:ascii="Helvetica" w:hAnsi="Helvetica" w:eastAsia="宋体" w:cs="Helvetica"/>
          <w:color w:val="060607"/>
          <w:spacing w:val="4"/>
          <w:kern w:val="0"/>
          <w:sz w:val="15"/>
          <w:szCs w:val="15"/>
        </w:rPr>
        <w:t>176</w:t>
      </w:r>
      <w:r>
        <w:rPr>
          <w:rFonts w:ascii="Helvetica" w:hAnsi="Helvetica" w:eastAsia="宋体" w:cs="Helvetica"/>
          <w:color w:val="060607"/>
          <w:spacing w:val="4"/>
          <w:kern w:val="0"/>
          <w:szCs w:val="21"/>
        </w:rPr>
        <w:t xml:space="preserve"> 。</w:t>
      </w:r>
    </w:p>
    <w:p w14:paraId="30C6FFBE">
      <w:pPr>
        <w:widowControl/>
        <w:numPr>
          <w:ilvl w:val="0"/>
          <w:numId w:val="12"/>
        </w:numPr>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最大距离变换</w:t>
      </w:r>
      <w:r>
        <w:rPr>
          <w:rFonts w:ascii="Helvetica" w:hAnsi="Helvetica" w:eastAsia="宋体" w:cs="Helvetica"/>
          <w:color w:val="060607"/>
          <w:spacing w:val="4"/>
          <w:kern w:val="0"/>
          <w:szCs w:val="21"/>
        </w:rPr>
        <w:t xml:space="preserve">：在某些情况下，距离变换还可以基于最大距离原则进行计算 </w:t>
      </w:r>
    </w:p>
    <w:p w14:paraId="7759EC8C">
      <w:pPr>
        <w:widowControl/>
        <w:shd w:val="clear" w:color="auto" w:fill="FFFFFF"/>
        <w:spacing w:line="360" w:lineRule="atLeast"/>
        <w:jc w:val="left"/>
        <w:rPr>
          <w:rFonts w:ascii="Helvetica" w:hAnsi="Helvetica" w:eastAsia="宋体" w:cs="Helvetica"/>
          <w:color w:val="060607"/>
          <w:spacing w:val="4"/>
          <w:kern w:val="0"/>
          <w:szCs w:val="21"/>
        </w:rPr>
      </w:pPr>
    </w:p>
    <w:p w14:paraId="2F8DE667">
      <w:pPr>
        <w:widowControl/>
        <w:shd w:val="clear" w:color="auto" w:fill="FFFFFF"/>
        <w:spacing w:line="360" w:lineRule="atLeast"/>
        <w:jc w:val="left"/>
        <w:rPr>
          <w:rFonts w:ascii="Helvetica" w:hAnsi="Helvetica" w:eastAsia="宋体" w:cs="Helvetica"/>
          <w:color w:val="060607"/>
          <w:spacing w:val="4"/>
          <w:kern w:val="0"/>
          <w:szCs w:val="21"/>
        </w:rPr>
      </w:pPr>
    </w:p>
    <w:p w14:paraId="5AD52BDD">
      <w:pPr>
        <w:pStyle w:val="3"/>
      </w:pPr>
      <w:r>
        <w:rPr>
          <w:rFonts w:hint="eastAsia"/>
        </w:rPr>
        <w:t>加点准则</w:t>
      </w:r>
    </w:p>
    <w:p w14:paraId="472B5F56">
      <w:pPr>
        <w:widowControl/>
        <w:shd w:val="clear" w:color="auto" w:fill="FFFFFF"/>
        <w:spacing w:after="206"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加点准则是代理模型技术中的关键部分，它决定了如何选择新的样本点以提高模型的预测精度。在Kriging代理模型中，有几种常用的加点准则：</w:t>
      </w:r>
    </w:p>
    <w:p w14:paraId="65F53165">
      <w:pPr>
        <w:widowControl/>
        <w:numPr>
          <w:ilvl w:val="0"/>
          <w:numId w:val="13"/>
        </w:numPr>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最小化预测准则(Minimizing the prediction criterion)</w:t>
      </w:r>
      <w:r>
        <w:rPr>
          <w:rFonts w:ascii="Helvetica" w:hAnsi="Helvetica" w:eastAsia="宋体" w:cs="Helvetica"/>
          <w:color w:val="060607"/>
          <w:spacing w:val="4"/>
          <w:kern w:val="0"/>
          <w:szCs w:val="21"/>
        </w:rPr>
        <w:t>：选择代理模型预测的最小点作为加入点，直接使用代理模型的输出作为适应度</w:t>
      </w:r>
      <w:r>
        <w:rPr>
          <w:rFonts w:ascii="Helvetica" w:hAnsi="Helvetica" w:eastAsia="宋体" w:cs="Helvetica"/>
          <w:color w:val="060607"/>
          <w:spacing w:val="4"/>
          <w:kern w:val="0"/>
          <w:sz w:val="15"/>
          <w:szCs w:val="15"/>
        </w:rPr>
        <w:t>250</w:t>
      </w:r>
      <w:r>
        <w:rPr>
          <w:rFonts w:ascii="Helvetica" w:hAnsi="Helvetica" w:eastAsia="宋体" w:cs="Helvetica"/>
          <w:color w:val="060607"/>
          <w:spacing w:val="4"/>
          <w:kern w:val="0"/>
          <w:szCs w:val="21"/>
        </w:rPr>
        <w:t>。</w:t>
      </w:r>
    </w:p>
    <w:p w14:paraId="0A74D0A7">
      <w:pPr>
        <w:widowControl/>
        <w:numPr>
          <w:ilvl w:val="0"/>
          <w:numId w:val="13"/>
        </w:numPr>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改善的期望准则(Expected improvement criterion, EI)</w:t>
      </w:r>
      <w:r>
        <w:rPr>
          <w:rFonts w:ascii="Helvetica" w:hAnsi="Helvetica" w:eastAsia="宋体" w:cs="Helvetica"/>
          <w:color w:val="060607"/>
          <w:spacing w:val="4"/>
          <w:kern w:val="0"/>
          <w:szCs w:val="21"/>
        </w:rPr>
        <w:t>：最大化当前数据最小响应点与新寻找的设计参数点的差值，使用改善的期望作为遗传算法的适应度</w:t>
      </w:r>
      <w:r>
        <w:rPr>
          <w:rFonts w:ascii="Helvetica" w:hAnsi="Helvetica" w:eastAsia="宋体" w:cs="Helvetica"/>
          <w:color w:val="060607"/>
          <w:spacing w:val="4"/>
          <w:kern w:val="0"/>
          <w:sz w:val="15"/>
          <w:szCs w:val="15"/>
        </w:rPr>
        <w:t>250</w:t>
      </w:r>
      <w:r>
        <w:rPr>
          <w:rFonts w:ascii="Helvetica" w:hAnsi="Helvetica" w:eastAsia="宋体" w:cs="Helvetica"/>
          <w:color w:val="060607"/>
          <w:spacing w:val="4"/>
          <w:kern w:val="0"/>
          <w:szCs w:val="21"/>
        </w:rPr>
        <w:t>。</w:t>
      </w:r>
    </w:p>
    <w:p w14:paraId="3E754BCB">
      <w:pPr>
        <w:widowControl/>
        <w:numPr>
          <w:ilvl w:val="0"/>
          <w:numId w:val="13"/>
        </w:numPr>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改善的概率准则(Probability of improvement criterion, PI)</w:t>
      </w:r>
      <w:r>
        <w:rPr>
          <w:rFonts w:ascii="Helvetica" w:hAnsi="Helvetica" w:eastAsia="宋体" w:cs="Helvetica"/>
          <w:color w:val="060607"/>
          <w:spacing w:val="4"/>
          <w:kern w:val="0"/>
          <w:szCs w:val="21"/>
        </w:rPr>
        <w:t>：最大化新寻找的设计参数点的响应小于当前数据最小点的概率，通常使用概率作为遗传算法的适应度</w:t>
      </w:r>
      <w:r>
        <w:rPr>
          <w:rFonts w:ascii="Helvetica" w:hAnsi="Helvetica" w:eastAsia="宋体" w:cs="Helvetica"/>
          <w:color w:val="060607"/>
          <w:spacing w:val="4"/>
          <w:kern w:val="0"/>
          <w:sz w:val="15"/>
          <w:szCs w:val="15"/>
        </w:rPr>
        <w:t>250</w:t>
      </w:r>
      <w:r>
        <w:rPr>
          <w:rFonts w:ascii="Helvetica" w:hAnsi="Helvetica" w:eastAsia="宋体" w:cs="Helvetica"/>
          <w:color w:val="060607"/>
          <w:spacing w:val="4"/>
          <w:kern w:val="0"/>
          <w:szCs w:val="21"/>
        </w:rPr>
        <w:t>。</w:t>
      </w:r>
    </w:p>
    <w:p w14:paraId="34E97C45">
      <w:pPr>
        <w:widowControl/>
        <w:numPr>
          <w:ilvl w:val="0"/>
          <w:numId w:val="13"/>
        </w:numPr>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均方差准则(Mean Square Error criterion, MSE)</w:t>
      </w:r>
      <w:r>
        <w:rPr>
          <w:rFonts w:ascii="Helvetica" w:hAnsi="Helvetica" w:eastAsia="宋体" w:cs="Helvetica"/>
          <w:color w:val="060607"/>
          <w:spacing w:val="4"/>
          <w:kern w:val="0"/>
          <w:szCs w:val="21"/>
        </w:rPr>
        <w:t>：直接采用Kriging模型提供的均方差估计来改善代理模型全局精度的一种加点准则</w:t>
      </w:r>
      <w:r>
        <w:rPr>
          <w:rFonts w:ascii="Helvetica" w:hAnsi="Helvetica" w:eastAsia="宋体" w:cs="Helvetica"/>
          <w:color w:val="060607"/>
          <w:spacing w:val="4"/>
          <w:kern w:val="0"/>
          <w:sz w:val="15"/>
          <w:szCs w:val="15"/>
        </w:rPr>
        <w:t>254</w:t>
      </w:r>
      <w:r>
        <w:rPr>
          <w:rFonts w:ascii="Helvetica" w:hAnsi="Helvetica" w:eastAsia="宋体" w:cs="Helvetica"/>
          <w:color w:val="060607"/>
          <w:spacing w:val="4"/>
          <w:kern w:val="0"/>
          <w:szCs w:val="21"/>
        </w:rPr>
        <w:t>。</w:t>
      </w:r>
    </w:p>
    <w:p w14:paraId="7C512E84">
      <w:pPr>
        <w:widowControl/>
        <w:numPr>
          <w:ilvl w:val="0"/>
          <w:numId w:val="13"/>
        </w:numPr>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b/>
          <w:bCs/>
          <w:color w:val="060607"/>
          <w:spacing w:val="4"/>
          <w:kern w:val="0"/>
          <w:szCs w:val="21"/>
        </w:rPr>
        <w:t>置信下界准则(Lower Confidence Bound criterion, LCB)</w:t>
      </w:r>
      <w:r>
        <w:rPr>
          <w:rFonts w:ascii="Helvetica" w:hAnsi="Helvetica" w:eastAsia="宋体" w:cs="Helvetica"/>
          <w:color w:val="060607"/>
          <w:spacing w:val="4"/>
          <w:kern w:val="0"/>
          <w:szCs w:val="21"/>
        </w:rPr>
        <w:t>：利用Kriging模型误差估计进行全局优化的加点准则，将对Kriging模型预测的置信下界作为目标函数进行子优化</w:t>
      </w:r>
      <w:r>
        <w:rPr>
          <w:rFonts w:ascii="Helvetica" w:hAnsi="Helvetica" w:eastAsia="宋体" w:cs="Helvetica"/>
          <w:color w:val="060607"/>
          <w:spacing w:val="4"/>
          <w:kern w:val="0"/>
          <w:sz w:val="15"/>
          <w:szCs w:val="15"/>
        </w:rPr>
        <w:t>254</w:t>
      </w:r>
      <w:r>
        <w:rPr>
          <w:rFonts w:ascii="Helvetica" w:hAnsi="Helvetica" w:eastAsia="宋体" w:cs="Helvetica"/>
          <w:color w:val="060607"/>
          <w:spacing w:val="4"/>
          <w:kern w:val="0"/>
          <w:szCs w:val="21"/>
        </w:rPr>
        <w:t>。</w:t>
      </w:r>
    </w:p>
    <w:p w14:paraId="51727AC8">
      <w:pPr>
        <w:widowControl/>
        <w:shd w:val="clear" w:color="auto" w:fill="FFFFFF"/>
        <w:spacing w:before="206"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加点准则的选择取决于优化问题的具体需求和目标，例如是否需要平衡探索(exploration)和利用(exploitation)。在实际应用中，可以根据问题的特性和优化算法的特点来选择合适的加点准则，以达到最佳的优化效果。</w:t>
      </w:r>
    </w:p>
    <w:p w14:paraId="041A9F46">
      <w:pPr>
        <w:widowControl/>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 xml:space="preserve"> 。</w:t>
      </w:r>
    </w:p>
    <w:p w14:paraId="44B81290">
      <w:pPr>
        <w:pStyle w:val="3"/>
        <w:rPr>
          <w:rStyle w:val="20"/>
          <w:b w:val="0"/>
          <w:bCs w:val="0"/>
        </w:rPr>
      </w:pPr>
      <w:r>
        <w:rPr>
          <w:rStyle w:val="20"/>
          <w:b w:val="0"/>
          <w:bCs w:val="0"/>
        </w:rPr>
        <w:t>最劣插值准则</w:t>
      </w:r>
    </w:p>
    <w:p w14:paraId="01B68F6C">
      <w:pPr>
        <w:pStyle w:val="9"/>
        <w:shd w:val="clear" w:color="auto" w:fill="FFFFFF"/>
        <w:spacing w:before="0" w:beforeAutospacing="0" w:after="206" w:afterAutospacing="0" w:line="360" w:lineRule="atLeast"/>
        <w:rPr>
          <w:rFonts w:ascii="Helvetica" w:hAnsi="Helvetica" w:cs="Helvetica"/>
          <w:color w:val="060607"/>
          <w:spacing w:val="4"/>
          <w:sz w:val="21"/>
          <w:szCs w:val="21"/>
        </w:rPr>
      </w:pPr>
      <w:r>
        <w:rPr>
          <w:rFonts w:ascii="Helvetica" w:hAnsi="Helvetica" w:cs="Helvetica"/>
          <w:color w:val="060607"/>
          <w:spacing w:val="4"/>
          <w:sz w:val="21"/>
          <w:szCs w:val="21"/>
        </w:rPr>
        <w:t>通常指的是在插值过程中选择数据点，使得插值多项式的误差在某种意义上达到最坏情况的准则。这种准则在实际应用中并不常见，因为它倾向于选择那些导致误差最大的点，而不是最小化误差。然而，在某些特定的应用场景中，了解最劣插值准则可以帮助我们更好地理解插值方法的性能和局限性。</w:t>
      </w:r>
    </w:p>
    <w:p w14:paraId="53A8CD8B">
      <w:pPr>
        <w:pStyle w:val="9"/>
        <w:shd w:val="clear" w:color="auto" w:fill="FFFFFF"/>
        <w:spacing w:before="0" w:beforeAutospacing="0" w:after="206" w:afterAutospacing="0" w:line="360" w:lineRule="atLeast"/>
        <w:rPr>
          <w:rFonts w:ascii="Helvetica" w:hAnsi="Helvetica" w:cs="Helvetica"/>
          <w:color w:val="060607"/>
          <w:spacing w:val="4"/>
          <w:sz w:val="21"/>
          <w:szCs w:val="21"/>
        </w:rPr>
      </w:pPr>
      <w:r>
        <w:rPr>
          <w:rFonts w:ascii="Helvetica" w:hAnsi="Helvetica" w:cs="Helvetica"/>
          <w:color w:val="060607"/>
          <w:spacing w:val="4"/>
          <w:sz w:val="21"/>
          <w:szCs w:val="21"/>
        </w:rPr>
        <w:t>在多项式插值中，最劣插值准则可能会涉及到选择特定的插值节点，这些节点在最坏情况下会导致插值多项式与真实函数之间的最大偏差。例如，在拉格朗日插值法或牛顿插值法中，如果插值节点选择不当，特别是在区间的边界附近，可能会导致所谓的“龙格现象”，即插值多项式在区间的某些部分出现较大的震荡，从而产生较大的误差</w:t>
      </w:r>
    </w:p>
    <w:p w14:paraId="7861C131">
      <w:pPr>
        <w:pStyle w:val="3"/>
        <w:rPr>
          <w:rStyle w:val="20"/>
          <w:b w:val="0"/>
          <w:bCs w:val="0"/>
        </w:rPr>
      </w:pPr>
      <w:r>
        <w:rPr>
          <w:rStyle w:val="20"/>
          <w:b w:val="0"/>
          <w:bCs w:val="0"/>
        </w:rPr>
        <w:t>混合多点加点准则</w:t>
      </w:r>
    </w:p>
    <w:p w14:paraId="745962BF">
      <w:pPr>
        <w:pStyle w:val="9"/>
        <w:shd w:val="clear" w:color="auto" w:fill="FFFFFF"/>
        <w:spacing w:before="0" w:beforeAutospacing="0" w:after="206" w:afterAutospacing="0" w:line="360" w:lineRule="atLeast"/>
        <w:rPr>
          <w:rFonts w:ascii="Helvetica" w:hAnsi="Helvetica" w:cs="Helvetica"/>
          <w:color w:val="060607"/>
          <w:spacing w:val="4"/>
          <w:sz w:val="21"/>
          <w:szCs w:val="21"/>
        </w:rPr>
      </w:pPr>
      <w:r>
        <w:rPr>
          <w:rFonts w:ascii="Helvetica" w:hAnsi="Helvetica" w:cs="Helvetica"/>
          <w:color w:val="060607"/>
          <w:spacing w:val="4"/>
          <w:sz w:val="21"/>
          <w:szCs w:val="21"/>
        </w:rPr>
        <w:t>是一种代理模型优化设计方法中使用的技术，它结合了局部加点和全局加点的策略，以提高优化算法在搜索全局最优解时的效率和准确性。具体来说，这种方法在每次迭代中同时产生两个样本点：一个是通过局部加点过程产生的，它侧重于当前代理模型预测的最小值邻域，以实现快速收敛和局部开发；另一个是通过全局加点过程产生的，它侧重于设计空间中预测误差较大的区域，以实现全局搜索和提高模型精度。</w:t>
      </w:r>
    </w:p>
    <w:p w14:paraId="242E2F07">
      <w:pPr>
        <w:pStyle w:val="9"/>
        <w:shd w:val="clear" w:color="auto" w:fill="FFFFFF"/>
        <w:spacing w:before="0" w:beforeAutospacing="0" w:after="0" w:afterAutospacing="0" w:line="360" w:lineRule="atLeast"/>
        <w:rPr>
          <w:rFonts w:ascii="Helvetica" w:hAnsi="Helvetica" w:cs="Helvetica"/>
          <w:color w:val="060607"/>
          <w:spacing w:val="4"/>
          <w:sz w:val="21"/>
          <w:szCs w:val="21"/>
        </w:rPr>
      </w:pPr>
      <w:r>
        <w:rPr>
          <w:rFonts w:ascii="Helvetica" w:hAnsi="Helvetica" w:cs="Helvetica"/>
          <w:color w:val="060607"/>
          <w:spacing w:val="4"/>
          <w:sz w:val="21"/>
          <w:szCs w:val="21"/>
        </w:rPr>
        <w:t>局部加点过程通常采用最小化模型预测准则，即选择使当前代理模型预测值最小的点作为新的样本点。而全局加点过程则更为复杂，它涉及到使用如k-fold交叉验证等方法来评估设计空间中各个区域的预测误差，并选择误差最大的区域进行采样，以探索潜在的全局最优解区域</w:t>
      </w:r>
      <w:r>
        <w:rPr>
          <w:rStyle w:val="17"/>
          <w:rFonts w:ascii="Helvetica" w:hAnsi="Helvetica" w:cs="Helvetica"/>
          <w:color w:val="060607"/>
          <w:spacing w:val="4"/>
          <w:sz w:val="15"/>
          <w:szCs w:val="15"/>
        </w:rPr>
        <w:t>294</w:t>
      </w:r>
      <w:r>
        <w:rPr>
          <w:rFonts w:ascii="Helvetica" w:hAnsi="Helvetica" w:cs="Helvetica"/>
          <w:color w:val="060607"/>
          <w:spacing w:val="4"/>
          <w:sz w:val="21"/>
          <w:szCs w:val="21"/>
        </w:rPr>
        <w:t>。</w:t>
      </w:r>
    </w:p>
    <w:p w14:paraId="1ACEF0D8">
      <w:pPr>
        <w:pStyle w:val="18"/>
        <w:shd w:val="clear" w:color="auto" w:fill="FFFFFF"/>
        <w:spacing w:before="0" w:beforeAutospacing="0" w:after="0" w:afterAutospacing="0" w:line="360" w:lineRule="atLeast"/>
        <w:rPr>
          <w:rFonts w:ascii="Helvetica" w:hAnsi="Helvetica" w:cs="Helvetica"/>
          <w:color w:val="060607"/>
          <w:spacing w:val="4"/>
          <w:sz w:val="21"/>
          <w:szCs w:val="21"/>
        </w:rPr>
      </w:pPr>
      <w:r>
        <w:rPr>
          <w:rFonts w:ascii="Helvetica" w:hAnsi="Helvetica" w:cs="Helvetica"/>
          <w:color w:val="060607"/>
          <w:spacing w:val="4"/>
          <w:sz w:val="21"/>
          <w:szCs w:val="21"/>
        </w:rPr>
        <w:t>通过这种混合策略，优化算法能够在保持局部搜索强度的同时，不失去对全局解的探索能力，从而更有效地平衡了计算精度与效率，提高了全局寻优特性</w:t>
      </w:r>
      <w:r>
        <w:rPr>
          <w:rStyle w:val="17"/>
          <w:rFonts w:ascii="Helvetica" w:hAnsi="Helvetica" w:cs="Helvetica"/>
          <w:color w:val="060607"/>
          <w:spacing w:val="4"/>
          <w:sz w:val="15"/>
          <w:szCs w:val="15"/>
        </w:rPr>
        <w:t>294</w:t>
      </w:r>
      <w:r>
        <w:rPr>
          <w:rFonts w:ascii="Helvetica" w:hAnsi="Helvetica" w:cs="Helvetica"/>
          <w:color w:val="060607"/>
          <w:spacing w:val="4"/>
          <w:sz w:val="21"/>
          <w:szCs w:val="21"/>
        </w:rPr>
        <w:t>。在实际应用中，这种方法已被证明能够在减少计算成本的同时，找到更加精确的优化结果</w:t>
      </w:r>
    </w:p>
    <w:p w14:paraId="3BF0FBB5"/>
    <w:p w14:paraId="740921F3">
      <w:pPr>
        <w:pStyle w:val="3"/>
      </w:pPr>
      <w:r>
        <w:rPr>
          <w:rFonts w:hint="eastAsia"/>
        </w:rPr>
        <w:t>泰森图解法</w:t>
      </w:r>
    </w:p>
    <w:p w14:paraId="44B43A83">
      <w:pPr>
        <w:widowControl/>
        <w:shd w:val="clear" w:color="auto" w:fill="FFFFFF"/>
        <w:spacing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 xml:space="preserve">泰森图解法，也被称为Voronoi图或Dirichlet图，是一种根据离散分布的点将空间划分成多个区域的方法。每个区域由一个离散点定义，并包含所有比其他离散点更靠近该点的平面点 </w:t>
      </w:r>
      <w:r>
        <w:rPr>
          <w:rFonts w:ascii="Helvetica" w:hAnsi="Helvetica" w:eastAsia="宋体" w:cs="Helvetica"/>
          <w:color w:val="060607"/>
          <w:spacing w:val="4"/>
          <w:kern w:val="0"/>
          <w:sz w:val="15"/>
          <w:szCs w:val="15"/>
        </w:rPr>
        <w:t>308</w:t>
      </w:r>
      <w:r>
        <w:rPr>
          <w:rFonts w:ascii="Helvetica" w:hAnsi="Helvetica" w:eastAsia="宋体" w:cs="Helvetica"/>
          <w:color w:val="060607"/>
          <w:spacing w:val="4"/>
          <w:kern w:val="0"/>
          <w:szCs w:val="21"/>
        </w:rPr>
        <w:t xml:space="preserve">。泰森多边形内的点到相应离散点的距离最近，而位于泰森多边形边上的点到其两边的离散点的距离相等 </w:t>
      </w:r>
      <w:r>
        <w:rPr>
          <w:rFonts w:ascii="Helvetica" w:hAnsi="Helvetica" w:eastAsia="宋体" w:cs="Helvetica"/>
          <w:color w:val="060607"/>
          <w:spacing w:val="4"/>
          <w:kern w:val="0"/>
          <w:sz w:val="15"/>
          <w:szCs w:val="15"/>
        </w:rPr>
        <w:t>317</w:t>
      </w:r>
      <w:r>
        <w:rPr>
          <w:rFonts w:ascii="Helvetica" w:hAnsi="Helvetica" w:eastAsia="宋体" w:cs="Helvetica"/>
          <w:color w:val="060607"/>
          <w:spacing w:val="4"/>
          <w:kern w:val="0"/>
          <w:szCs w:val="21"/>
        </w:rPr>
        <w:t>。</w:t>
      </w:r>
    </w:p>
    <w:p w14:paraId="51357CF2">
      <w:pPr>
        <w:widowControl/>
        <w:shd w:val="clear" w:color="auto" w:fill="FFFFFF"/>
        <w:spacing w:after="206"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泰森多边形的构建通常涉及以下步骤：</w:t>
      </w:r>
    </w:p>
    <w:p w14:paraId="0C072317">
      <w:pPr>
        <w:widowControl/>
        <w:numPr>
          <w:ilvl w:val="0"/>
          <w:numId w:val="14"/>
        </w:numPr>
        <w:shd w:val="clear" w:color="auto" w:fill="FFFFFF"/>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将离散点构建成三角网，这种三角网称为Delaunay三角网。</w:t>
      </w:r>
    </w:p>
    <w:p w14:paraId="08D9CE4C">
      <w:pPr>
        <w:widowControl/>
        <w:numPr>
          <w:ilvl w:val="0"/>
          <w:numId w:val="14"/>
        </w:numPr>
        <w:shd w:val="clear" w:color="auto" w:fill="FFFFFF"/>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找出与每个离散点相邻的所有三角形，并记录它们的编号。</w:t>
      </w:r>
    </w:p>
    <w:p w14:paraId="26CC0224">
      <w:pPr>
        <w:widowControl/>
        <w:numPr>
          <w:ilvl w:val="0"/>
          <w:numId w:val="14"/>
        </w:numPr>
        <w:shd w:val="clear" w:color="auto" w:fill="FFFFFF"/>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对相邻的三角形进行排序，以便于连接生成泰森多边形。</w:t>
      </w:r>
    </w:p>
    <w:p w14:paraId="7B7AF252">
      <w:pPr>
        <w:widowControl/>
        <w:numPr>
          <w:ilvl w:val="0"/>
          <w:numId w:val="14"/>
        </w:numPr>
        <w:shd w:val="clear" w:color="auto" w:fill="FFFFFF"/>
        <w:spacing w:before="100" w:beforeAutospacing="1" w:after="100"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计算每个三角形的外接圆圆心。</w:t>
      </w:r>
    </w:p>
    <w:p w14:paraId="36AF2C6D">
      <w:pPr>
        <w:widowControl/>
        <w:numPr>
          <w:ilvl w:val="0"/>
          <w:numId w:val="14"/>
        </w:numPr>
        <w:shd w:val="clear" w:color="auto" w:fill="FFFFFF"/>
        <w:spacing w:beforeAutospacing="1" w:afterAutospacing="1" w:line="360" w:lineRule="atLeast"/>
        <w:jc w:val="left"/>
        <w:rPr>
          <w:rFonts w:ascii="Helvetica" w:hAnsi="Helvetica" w:eastAsia="宋体" w:cs="Helvetica"/>
          <w:color w:val="060607"/>
          <w:spacing w:val="4"/>
          <w:kern w:val="0"/>
          <w:szCs w:val="21"/>
        </w:rPr>
      </w:pPr>
      <w:r>
        <w:rPr>
          <w:rFonts w:ascii="Helvetica" w:hAnsi="Helvetica" w:eastAsia="宋体" w:cs="Helvetica"/>
          <w:color w:val="060607"/>
          <w:spacing w:val="4"/>
          <w:kern w:val="0"/>
          <w:szCs w:val="21"/>
        </w:rPr>
        <w:t>连接每个离散点相邻三角形的外接圆圆心，形成泰森多边形 </w:t>
      </w:r>
      <w:r>
        <w:rPr>
          <w:rFonts w:ascii="Helvetica" w:hAnsi="Helvetica" w:eastAsia="宋体" w:cs="Helvetica"/>
          <w:color w:val="060607"/>
          <w:spacing w:val="4"/>
          <w:kern w:val="0"/>
          <w:sz w:val="15"/>
          <w:szCs w:val="15"/>
        </w:rPr>
        <w:t>316</w:t>
      </w:r>
      <w:r>
        <w:rPr>
          <w:rFonts w:ascii="Helvetica" w:hAnsi="Helvetica" w:eastAsia="宋体" w:cs="Helvetica"/>
          <w:color w:val="060607"/>
          <w:spacing w:val="4"/>
          <w:kern w:val="0"/>
          <w:szCs w:val="21"/>
        </w:rPr>
        <w:t>。</w:t>
      </w:r>
    </w:p>
    <w:p w14:paraId="45840F77">
      <w:pPr>
        <w:pStyle w:val="3"/>
      </w:pPr>
      <w:r>
        <w:t>λ值的背景</w:t>
      </w:r>
    </w:p>
    <w:p w14:paraId="76521926">
      <w:pPr>
        <w:pStyle w:val="9"/>
      </w:pPr>
      <w:r>
        <w:t>在改进拉丁超立方取样法（ILHS）中</w:t>
      </w:r>
      <w:r>
        <w:rPr>
          <w:rFonts w:hint="eastAsia"/>
        </w:rPr>
        <w:t>,</w:t>
      </w:r>
      <w:r>
        <w:t>λ值用于判断样本点分布的均匀性。具体来说</w:t>
      </w:r>
      <w:r>
        <w:rPr>
          <w:rFonts w:hint="eastAsia"/>
        </w:rPr>
        <w:t>,</w:t>
      </w:r>
      <w:r>
        <w:t>λ是最小距离</w:t>
      </w:r>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hint="eastAsia" w:ascii="Cambria Math" w:hAnsi="Cambria Math"/>
              </w:rPr>
              <m:t>min</m:t>
            </m:r>
            <m:ctrlPr>
              <w:rPr>
                <w:rFonts w:ascii="Cambria Math" w:hAnsi="Cambria Math"/>
                <w:i/>
              </w:rPr>
            </m:ctrlPr>
          </m:sub>
        </m:sSub>
      </m:oMath>
      <w:r>
        <w:t>和最大距离</w:t>
      </w:r>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hint="eastAsia" w:ascii="Cambria Math" w:hAnsi="Cambria Math"/>
              </w:rPr>
              <m:t>m</m:t>
            </m:r>
            <m:r>
              <m:rPr/>
              <w:rPr>
                <w:rFonts w:ascii="Cambria Math" w:hAnsi="Cambria Math"/>
              </w:rPr>
              <m:t>ax</m:t>
            </m:r>
            <m:ctrlPr>
              <w:rPr>
                <w:rFonts w:ascii="Cambria Math" w:hAnsi="Cambria Math"/>
                <w:i/>
              </w:rPr>
            </m:ctrlPr>
          </m:sub>
        </m:sSub>
      </m:oMath>
      <w:r>
        <w:t>之间的比例，用于确保在多维设计空间中，样本点的分布尽可能均匀。</w:t>
      </w:r>
    </w:p>
    <w:p w14:paraId="469BCD9A">
      <w:pPr>
        <w:pStyle w:val="4"/>
      </w:pPr>
      <w:r>
        <w:t>理想情况下λ的推导</w:t>
      </w:r>
    </w:p>
    <w:p w14:paraId="622B5E17">
      <w:pPr>
        <w:pStyle w:val="9"/>
      </w:pPr>
      <w:r>
        <w:t>为了推导λ值，我们考虑一个理想的均匀分布情景。在 n 维空间中，假设我们有 m 个样本点，我们希望这些点尽可能均匀地分布在整个设计空间中。</w:t>
      </w:r>
    </w:p>
    <w:p w14:paraId="34C58DB2">
      <w:pPr>
        <w:pStyle w:val="9"/>
        <w:numPr>
          <w:ilvl w:val="0"/>
          <w:numId w:val="15"/>
        </w:numPr>
      </w:pPr>
      <w:r>
        <w:rPr>
          <w:rStyle w:val="13"/>
        </w:rPr>
        <w:t>划分设计空间</w:t>
      </w:r>
      <w:r>
        <w:t>：我们将设计空间划分为</w:t>
      </w:r>
      <w:r>
        <w:rPr>
          <w:rStyle w:val="22"/>
        </w:rPr>
        <w:t>p</w:t>
      </w:r>
      <w:r>
        <w:t>个等长区间，其中</w:t>
      </w:r>
      <w:r>
        <w:rPr>
          <w:rStyle w:val="22"/>
        </w:rPr>
        <w:t>p</w:t>
      </w:r>
      <w:r>
        <w:t xml:space="preserve">满足 </w:t>
      </w:r>
      <m:oMath>
        <m:sSup>
          <m:sSupPr>
            <m:ctrlPr>
              <w:rPr>
                <w:rStyle w:val="22"/>
                <w:rFonts w:ascii="Cambria Math" w:hAnsi="Cambria Math"/>
                <w:i/>
              </w:rPr>
            </m:ctrlPr>
          </m:sSupPr>
          <m:e>
            <m:r>
              <m:rPr/>
              <w:rPr>
                <w:rStyle w:val="22"/>
                <w:rFonts w:ascii="Cambria Math" w:hAnsi="Cambria Math"/>
              </w:rPr>
              <m:t>p</m:t>
            </m:r>
            <m:ctrlPr>
              <w:rPr>
                <w:rStyle w:val="22"/>
                <w:rFonts w:ascii="Cambria Math" w:hAnsi="Cambria Math"/>
                <w:i/>
              </w:rPr>
            </m:ctrlPr>
          </m:e>
          <m:sup>
            <m:r>
              <m:rPr/>
              <w:rPr>
                <w:rStyle w:val="22"/>
                <w:rFonts w:ascii="Cambria Math" w:hAnsi="Cambria Math"/>
              </w:rPr>
              <m:t>n</m:t>
            </m:r>
            <m:ctrlPr>
              <w:rPr>
                <w:rStyle w:val="22"/>
                <w:rFonts w:ascii="Cambria Math" w:hAnsi="Cambria Math"/>
                <w:i/>
              </w:rPr>
            </m:ctrlPr>
          </m:sup>
        </m:sSup>
        <m:r>
          <m:rPr/>
          <w:rPr>
            <w:rStyle w:val="22"/>
            <w:rFonts w:ascii="Cambria Math" w:hAnsi="Cambria Math"/>
          </w:rPr>
          <m:t>=m</m:t>
        </m:r>
      </m:oMath>
      <w:r>
        <w:rPr>
          <w:rStyle w:val="22"/>
        </w:rPr>
        <w:t xml:space="preserve"> </w:t>
      </w:r>
      <w:r>
        <w:t>，即每个维度上有</w:t>
      </w:r>
      <m:oMath>
        <m:rad>
          <m:radPr>
            <m:ctrlPr>
              <w:rPr>
                <w:rFonts w:ascii="Cambria Math" w:hAnsi="Cambria Math"/>
                <w:i/>
              </w:rPr>
            </m:ctrlPr>
          </m:radPr>
          <m:deg>
            <m:r>
              <m:rPr/>
              <w:rPr>
                <w:rFonts w:ascii="Cambria Math" w:hAnsi="Cambria Math"/>
              </w:rPr>
              <m:t>n</m:t>
            </m:r>
            <m:ctrlPr>
              <w:rPr>
                <w:rFonts w:ascii="Cambria Math" w:hAnsi="Cambria Math"/>
                <w:i/>
              </w:rPr>
            </m:ctrlPr>
          </m:deg>
          <m:e>
            <m:r>
              <m:rPr/>
              <w:rPr>
                <w:rFonts w:ascii="Cambria Math" w:hAnsi="Cambria Math"/>
              </w:rPr>
              <m:t>m</m:t>
            </m:r>
            <m:ctrlPr>
              <w:rPr>
                <w:rFonts w:ascii="Cambria Math" w:hAnsi="Cambria Math"/>
                <w:i/>
              </w:rPr>
            </m:ctrlPr>
          </m:e>
        </m:rad>
      </m:oMath>
      <w:r>
        <w:t>个区间。</w:t>
      </w:r>
    </w:p>
    <w:p w14:paraId="19D9AA60">
      <w:pPr>
        <w:pStyle w:val="9"/>
        <w:numPr>
          <w:ilvl w:val="0"/>
          <w:numId w:val="15"/>
        </w:numPr>
      </w:pPr>
      <w:r>
        <w:rPr>
          <w:rStyle w:val="13"/>
        </w:rPr>
        <w:t>最大距离</w:t>
      </w:r>
      <w:r>
        <w:t>：最大距离通常发生在设计空间的两个对角线端点之间。例如，在二维空间中，假设有 9 个点分布在</w:t>
      </w:r>
      <w:r>
        <w:rPr>
          <w:rStyle w:val="22"/>
        </w:rPr>
        <w:t>3×3</w:t>
      </w:r>
      <w:r>
        <w:t>的网格上，两个对角点之间的距离是对角线长度，即：</w:t>
      </w:r>
    </w:p>
    <w:p w14:paraId="4E69EE01">
      <w:pPr>
        <w:spacing w:beforeAutospacing="1" w:afterAutospacing="1"/>
        <w:ind w:left="720"/>
        <w:jc w:val="center"/>
      </w:pPr>
      <m:oMath>
        <m:sSub>
          <m:sSubPr>
            <m:ctrlPr>
              <w:rPr>
                <w:rStyle w:val="22"/>
                <w:rFonts w:ascii="Cambria Math" w:hAnsi="Cambria Math"/>
                <w:i/>
              </w:rPr>
            </m:ctrlPr>
          </m:sSubPr>
          <m:e>
            <m:r>
              <m:rPr/>
              <w:rPr>
                <w:rStyle w:val="22"/>
                <w:rFonts w:ascii="Cambria Math" w:hAnsi="Cambria Math"/>
              </w:rPr>
              <m:t>D</m:t>
            </m:r>
            <m:ctrlPr>
              <w:rPr>
                <w:rStyle w:val="22"/>
                <w:rFonts w:ascii="Cambria Math" w:hAnsi="Cambria Math"/>
                <w:i/>
              </w:rPr>
            </m:ctrlPr>
          </m:e>
          <m:sub>
            <m:r>
              <m:rPr/>
              <w:rPr>
                <w:rStyle w:val="22"/>
                <w:rFonts w:hint="eastAsia" w:ascii="Cambria Math" w:hAnsi="Cambria Math"/>
              </w:rPr>
              <m:t>max</m:t>
            </m:r>
            <m:ctrlPr>
              <w:rPr>
                <w:rStyle w:val="22"/>
                <w:rFonts w:ascii="Cambria Math" w:hAnsi="Cambria Math"/>
                <w:i/>
              </w:rPr>
            </m:ctrlPr>
          </m:sub>
        </m:sSub>
        <m:r>
          <m:rPr/>
          <w:rPr>
            <w:rStyle w:val="22"/>
            <w:rFonts w:ascii="Cambria Math" w:hAnsi="Cambria Math"/>
          </w:rPr>
          <m:t>=</m:t>
        </m:r>
        <m:rad>
          <m:radPr>
            <m:degHide m:val="1"/>
            <m:ctrlPr>
              <w:rPr>
                <w:rStyle w:val="22"/>
                <w:rFonts w:ascii="Cambria Math" w:hAnsi="Cambria Math"/>
                <w:i/>
              </w:rPr>
            </m:ctrlPr>
          </m:radPr>
          <m:deg>
            <m:ctrlPr>
              <w:rPr>
                <w:rStyle w:val="22"/>
                <w:rFonts w:ascii="Cambria Math" w:hAnsi="Cambria Math"/>
                <w:i/>
              </w:rPr>
            </m:ctrlPr>
          </m:deg>
          <m:e>
            <m:sSup>
              <m:sSupPr>
                <m:ctrlPr>
                  <w:rPr>
                    <w:rStyle w:val="23"/>
                    <w:rFonts w:ascii="Cambria Math" w:hAnsi="Cambria Math"/>
                    <w:i/>
                  </w:rPr>
                </m:ctrlPr>
              </m:sSupPr>
              <m:e>
                <m:d>
                  <m:dPr>
                    <m:ctrlPr>
                      <w:rPr>
                        <w:rStyle w:val="23"/>
                        <w:rFonts w:ascii="Cambria Math" w:hAnsi="Cambria Math"/>
                        <w:i/>
                      </w:rPr>
                    </m:ctrlPr>
                  </m:dPr>
                  <m:e>
                    <m:r>
                      <m:rPr/>
                      <w:rPr>
                        <w:rStyle w:val="23"/>
                        <w:rFonts w:hint="eastAsia" w:ascii="Cambria Math" w:hAnsi="Cambria Math"/>
                      </w:rPr>
                      <m:t>网格长度</m:t>
                    </m:r>
                    <m:ctrlPr>
                      <w:rPr>
                        <w:rStyle w:val="23"/>
                        <w:rFonts w:ascii="Cambria Math" w:hAnsi="Cambria Math"/>
                        <w:i/>
                      </w:rPr>
                    </m:ctrlPr>
                  </m:e>
                </m:d>
                <m:ctrlPr>
                  <w:rPr>
                    <w:rStyle w:val="23"/>
                    <w:rFonts w:ascii="Cambria Math" w:hAnsi="Cambria Math"/>
                    <w:i/>
                  </w:rPr>
                </m:ctrlPr>
              </m:e>
              <m:sup>
                <m:r>
                  <m:rPr/>
                  <w:rPr>
                    <w:rStyle w:val="23"/>
                    <w:rFonts w:ascii="Cambria Math" w:hAnsi="Cambria Math"/>
                  </w:rPr>
                  <m:t>2</m:t>
                </m:r>
                <m:ctrlPr>
                  <w:rPr>
                    <w:rStyle w:val="23"/>
                    <w:rFonts w:ascii="Cambria Math" w:hAnsi="Cambria Math"/>
                    <w:i/>
                  </w:rPr>
                </m:ctrlPr>
              </m:sup>
            </m:sSup>
            <m:r>
              <m:rPr/>
              <w:rPr>
                <w:rStyle w:val="23"/>
                <w:rFonts w:ascii="Cambria Math" w:hAnsi="Cambria Math"/>
              </w:rPr>
              <m:t>+</m:t>
            </m:r>
            <m:sSup>
              <m:sSupPr>
                <m:ctrlPr>
                  <w:rPr>
                    <w:rStyle w:val="23"/>
                    <w:rFonts w:ascii="Cambria Math" w:hAnsi="Cambria Math"/>
                    <w:i/>
                  </w:rPr>
                </m:ctrlPr>
              </m:sSupPr>
              <m:e>
                <m:d>
                  <m:dPr>
                    <m:ctrlPr>
                      <w:rPr>
                        <w:rStyle w:val="23"/>
                        <w:rFonts w:ascii="Cambria Math" w:hAnsi="Cambria Math"/>
                        <w:i/>
                      </w:rPr>
                    </m:ctrlPr>
                  </m:dPr>
                  <m:e>
                    <m:r>
                      <m:rPr/>
                      <w:rPr>
                        <w:rStyle w:val="23"/>
                        <w:rFonts w:hint="eastAsia" w:ascii="Cambria Math" w:hAnsi="Cambria Math"/>
                      </w:rPr>
                      <m:t>网格宽度</m:t>
                    </m:r>
                    <m:ctrlPr>
                      <w:rPr>
                        <w:rStyle w:val="23"/>
                        <w:rFonts w:ascii="Cambria Math" w:hAnsi="Cambria Math"/>
                        <w:i/>
                      </w:rPr>
                    </m:ctrlPr>
                  </m:e>
                </m:d>
                <m:ctrlPr>
                  <w:rPr>
                    <w:rStyle w:val="23"/>
                    <w:rFonts w:ascii="Cambria Math" w:hAnsi="Cambria Math"/>
                    <w:i/>
                  </w:rPr>
                </m:ctrlPr>
              </m:e>
              <m:sup>
                <m:r>
                  <m:rPr/>
                  <w:rPr>
                    <w:rStyle w:val="23"/>
                    <w:rFonts w:ascii="Cambria Math" w:hAnsi="Cambria Math"/>
                  </w:rPr>
                  <m:t>2</m:t>
                </m:r>
                <m:ctrlPr>
                  <w:rPr>
                    <w:rStyle w:val="23"/>
                    <w:rFonts w:ascii="Cambria Math" w:hAnsi="Cambria Math"/>
                    <w:i/>
                  </w:rPr>
                </m:ctrlPr>
              </m:sup>
            </m:sSup>
            <m:ctrlPr>
              <w:rPr>
                <w:rStyle w:val="22"/>
                <w:rFonts w:ascii="Cambria Math" w:hAnsi="Cambria Math"/>
                <w:i/>
              </w:rPr>
            </m:ctrlPr>
          </m:e>
        </m:rad>
      </m:oMath>
      <w:r>
        <w:rPr>
          <w:rStyle w:val="26"/>
          <w:rFonts w:hint="eastAsia" w:ascii="MS Mincho" w:hAnsi="MS Mincho" w:eastAsia="MS Mincho" w:cs="MS Mincho"/>
        </w:rPr>
        <w:t>​</w:t>
      </w:r>
    </w:p>
    <w:p w14:paraId="50DC80FE">
      <w:pPr>
        <w:pStyle w:val="9"/>
        <w:ind w:left="720"/>
      </w:pPr>
      <w:r>
        <w:t>对于 n 维空间，对应公式为：</w:t>
      </w:r>
    </w:p>
    <w:p w14:paraId="77EBD936">
      <w:pPr>
        <w:pStyle w:val="9"/>
        <w:ind w:left="720"/>
        <w:jc w:val="center"/>
      </w:pP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max</m:t>
            </m:r>
            <m:ctrlPr>
              <w:rPr>
                <w:rFonts w:ascii="Cambria Math" w:hAnsi="Cambria Math"/>
              </w:rPr>
            </m:ctrlPr>
          </m:sub>
        </m:sSub>
        <m:r>
          <m:rPr/>
          <w:rPr>
            <w:rFonts w:ascii="Cambria Math" w:hAnsi="Cambria Math"/>
          </w:rPr>
          <m:t>=</m:t>
        </m:r>
        <m:rad>
          <m:radPr>
            <m:degHide m:val="1"/>
            <m:ctrlPr>
              <w:rPr>
                <w:rFonts w:ascii="Cambria Math" w:hAnsi="Cambria Math"/>
              </w:rPr>
            </m:ctrlPr>
          </m:radPr>
          <m:deg>
            <m:ctrlPr>
              <w:rPr>
                <w:rFonts w:ascii="Cambria Math" w:hAnsi="Cambria Math"/>
              </w:rPr>
            </m:ctrlPr>
          </m:deg>
          <m:e>
            <m:r>
              <m:rPr/>
              <w:rPr>
                <w:rFonts w:ascii="Cambria Math" w:hAnsi="Cambria Math"/>
              </w:rPr>
              <m:t>n</m:t>
            </m:r>
            <m:ctrlPr>
              <w:rPr>
                <w:rFonts w:ascii="Cambria Math" w:hAnsi="Cambria Math"/>
              </w:rPr>
            </m:ctrlPr>
          </m:e>
        </m:rad>
        <m:r>
          <m:rPr/>
          <w:rPr>
            <w:rFonts w:ascii="Cambria Math" w:hAnsi="Cambria Math"/>
          </w:rPr>
          <m:t>×</m:t>
        </m:r>
        <m:d>
          <m:dPr>
            <m:ctrlPr>
              <w:rPr>
                <w:rFonts w:ascii="Cambria Math" w:hAnsi="Cambria Math"/>
                <w:i/>
              </w:rPr>
            </m:ctrlPr>
          </m:dPr>
          <m:e>
            <m:rad>
              <m:radPr>
                <m:ctrlPr>
                  <w:rPr>
                    <w:rFonts w:ascii="Cambria Math" w:hAnsi="Cambria Math"/>
                  </w:rPr>
                </m:ctrlPr>
              </m:radPr>
              <m:deg>
                <m:r>
                  <m:rPr/>
                  <w:rPr>
                    <w:rFonts w:ascii="Cambria Math" w:hAnsi="Cambria Math"/>
                  </w:rPr>
                  <m:t>n</m:t>
                </m:r>
                <m:ctrlPr>
                  <w:rPr>
                    <w:rFonts w:ascii="Cambria Math" w:hAnsi="Cambria Math"/>
                  </w:rPr>
                </m:ctrlPr>
              </m:deg>
              <m:e>
                <m:r>
                  <m:rPr/>
                  <w:rPr>
                    <w:rFonts w:ascii="Cambria Math" w:hAnsi="Cambria Math"/>
                  </w:rPr>
                  <m:t>m</m:t>
                </m:r>
                <m:ctrlPr>
                  <w:rPr>
                    <w:rFonts w:ascii="Cambria Math" w:hAnsi="Cambria Math"/>
                  </w:rPr>
                </m:ctrlPr>
              </m:e>
            </m:rad>
            <m:r>
              <m:rPr/>
              <w:rPr>
                <w:rFonts w:ascii="Cambria Math" w:hAnsi="Cambria Math"/>
              </w:rPr>
              <m:t>−1</m:t>
            </m:r>
            <m:ctrlPr>
              <w:rPr>
                <w:rFonts w:ascii="Cambria Math" w:hAnsi="Cambria Math"/>
                <w:i/>
              </w:rPr>
            </m:ctrlPr>
          </m:e>
        </m:d>
      </m:oMath>
      <w:r>
        <w:rPr>
          <w:rFonts w:hint="eastAsia"/>
        </w:rPr>
        <w:t>（</w:t>
      </w:r>
      <w:commentRangeStart w:id="0"/>
      <w:r>
        <w:rPr>
          <w:rFonts w:hint="eastAsia"/>
        </w:rPr>
        <w:t>*推导</w:t>
      </w:r>
      <w:commentRangeEnd w:id="0"/>
      <w:r>
        <w:rPr>
          <w:rStyle w:val="16"/>
          <w:rFonts w:asciiTheme="minorHAnsi" w:hAnsiTheme="minorHAnsi" w:eastAsiaTheme="minorEastAsia" w:cstheme="minorBidi"/>
          <w:kern w:val="2"/>
        </w:rPr>
        <w:commentReference w:id="0"/>
      </w:r>
      <w:r>
        <w:rPr>
          <w:rFonts w:hint="eastAsia"/>
        </w:rPr>
        <w:t>）</w:t>
      </w:r>
    </w:p>
    <w:p w14:paraId="52994FF5">
      <w:pPr>
        <w:pStyle w:val="9"/>
        <w:ind w:left="720"/>
      </w:pPr>
      <w:r>
        <w:t xml:space="preserve">这里的 </w:t>
      </w:r>
      <m:oMath>
        <m:rad>
          <m:radPr>
            <m:ctrlPr>
              <w:rPr>
                <w:rFonts w:ascii="Cambria Math" w:hAnsi="Cambria Math"/>
              </w:rPr>
            </m:ctrlPr>
          </m:radPr>
          <m:deg>
            <m:r>
              <m:rPr/>
              <w:rPr>
                <w:rFonts w:ascii="Cambria Math" w:hAnsi="Cambria Math"/>
              </w:rPr>
              <m:t>n</m:t>
            </m:r>
            <m:ctrlPr>
              <w:rPr>
                <w:rFonts w:ascii="Cambria Math" w:hAnsi="Cambria Math"/>
              </w:rPr>
            </m:ctrlPr>
          </m:deg>
          <m:e>
            <m:r>
              <m:rPr/>
              <w:rPr>
                <w:rFonts w:ascii="Cambria Math" w:hAnsi="Cambria Math"/>
              </w:rPr>
              <m:t>m</m:t>
            </m:r>
            <m:ctrlPr>
              <w:rPr>
                <w:rFonts w:ascii="Cambria Math" w:hAnsi="Cambria Math"/>
              </w:rPr>
            </m:ctrlPr>
          </m:e>
        </m:rad>
        <m:r>
          <m:rPr/>
          <w:rPr>
            <w:rFonts w:ascii="Cambria Math" w:hAnsi="Cambria Math"/>
          </w:rPr>
          <m:t>−1</m:t>
        </m:r>
      </m:oMath>
      <w:r>
        <w:t>表示一个维度内从第一个点到最后一个点的距离。</w:t>
      </w:r>
    </w:p>
    <w:p w14:paraId="5E9D47D0">
      <w:pPr>
        <w:pStyle w:val="9"/>
        <w:numPr>
          <w:ilvl w:val="0"/>
          <w:numId w:val="15"/>
        </w:numPr>
      </w:pPr>
      <w:r>
        <w:rPr>
          <w:rStyle w:val="13"/>
        </w:rPr>
        <w:t>最小距离</w:t>
      </w:r>
      <w:r>
        <w:t>：最小距离通常发生在相邻点之间。在均匀分布的情况下，最小距离就是两个相邻区间的距离，即 1 个区间的长度。对于 n 维空间，这个值为 1。</w:t>
      </w:r>
    </w:p>
    <w:p w14:paraId="52D8E049">
      <w:pPr>
        <w:pStyle w:val="9"/>
        <w:numPr>
          <w:ilvl w:val="0"/>
          <w:numId w:val="15"/>
        </w:numPr>
      </w:pPr>
      <w:r>
        <w:rPr>
          <w:rStyle w:val="13"/>
        </w:rPr>
        <w:t>λ 值的理想计算</w:t>
      </w:r>
      <w:r>
        <w:t>：根据最大距离和最小距离的定义，λ 的理想值可以表示为：</w:t>
      </w:r>
    </w:p>
    <w:p w14:paraId="4B3EA4B0">
      <w:pPr>
        <w:pStyle w:val="9"/>
        <w:ind w:left="720"/>
      </w:pPr>
      <m:oMathPara>
        <m:oMath>
          <m:r>
            <m:rPr/>
            <w:rPr>
              <w:rFonts w:ascii="Cambria Math" w:hAnsi="Cambria Math" w:cs="Times New Roman"/>
            </w:rPr>
            <m:t>λ</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ctrlPr>
                <w:rPr>
                  <w:rFonts w:ascii="Cambria Math" w:hAnsi="Cambria Math" w:cs="Times New Roman"/>
                </w:rPr>
              </m:ctrlPr>
            </m:num>
            <m:den>
              <m:d>
                <m:dPr>
                  <m:ctrlPr>
                    <w:rPr>
                      <w:rFonts w:ascii="Cambria Math" w:hAnsi="Cambria Math" w:cs="Times New Roman"/>
                      <w:i/>
                    </w:rPr>
                  </m:ctrlPr>
                </m:dPr>
                <m:e>
                  <m:rad>
                    <m:radPr>
                      <m:ctrlPr>
                        <w:rPr>
                          <w:rFonts w:ascii="Cambria Math" w:hAnsi="Cambria Math" w:cs="Times New Roman"/>
                        </w:rPr>
                      </m:ctrlPr>
                    </m:radPr>
                    <m:deg>
                      <m:r>
                        <m:rPr/>
                        <w:rPr>
                          <w:rFonts w:ascii="Cambria Math" w:hAnsi="Cambria Math" w:cs="Times New Roman"/>
                        </w:rPr>
                        <m:t>n</m:t>
                      </m:r>
                      <m:ctrlPr>
                        <w:rPr>
                          <w:rFonts w:ascii="Cambria Math" w:hAnsi="Cambria Math" w:cs="Times New Roman"/>
                        </w:rPr>
                      </m:ctrlPr>
                    </m:deg>
                    <m:e>
                      <m:r>
                        <m:rPr/>
                        <w:rPr>
                          <w:rFonts w:ascii="Cambria Math" w:hAnsi="Cambria Math" w:cs="Times New Roman"/>
                        </w:rPr>
                        <m:t>m</m:t>
                      </m:r>
                      <m:ctrlPr>
                        <w:rPr>
                          <w:rFonts w:ascii="Cambria Math" w:hAnsi="Cambria Math" w:cs="Times New Roman"/>
                        </w:rPr>
                      </m:ctrlPr>
                    </m:e>
                  </m:rad>
                  <m:r>
                    <m:rPr/>
                    <w:rPr>
                      <w:rFonts w:ascii="Cambria Math" w:hAnsi="Cambria Math" w:eastAsia="微软雅黑" w:cs="Times New Roman"/>
                    </w:rPr>
                    <m:t>−</m:t>
                  </m:r>
                  <m:r>
                    <m:rPr/>
                    <w:rPr>
                      <w:rFonts w:ascii="Cambria Math" w:hAnsi="Cambria Math" w:cs="Times New Roman"/>
                    </w:rPr>
                    <m:t>1</m:t>
                  </m:r>
                  <m:ctrlPr>
                    <w:rPr>
                      <w:rFonts w:ascii="Cambria Math" w:hAnsi="Cambria Math" w:cs="Times New Roman"/>
                      <w:i/>
                    </w:rPr>
                  </m:ctrlPr>
                </m:e>
              </m:d>
              <m:r>
                <m:rPr>
                  <m:sty m:val="p"/>
                </m:rPr>
                <w:rPr>
                  <w:rFonts w:ascii="Cambria Math" w:hAnsi="Cambria Math" w:cs="Times New Roman"/>
                </w:rPr>
                <m:t>×</m:t>
              </m:r>
              <m:rad>
                <m:radPr>
                  <m:degHide m:val="1"/>
                  <m:ctrlPr>
                    <w:rPr>
                      <w:rFonts w:ascii="Cambria Math" w:hAnsi="Cambria Math" w:cs="Times New Roman"/>
                    </w:rPr>
                  </m:ctrlPr>
                </m:radPr>
                <m:deg>
                  <m:ctrlPr>
                    <w:rPr>
                      <w:rFonts w:ascii="Cambria Math" w:hAnsi="Cambria Math" w:cs="Times New Roman"/>
                    </w:rPr>
                  </m:ctrlPr>
                </m:deg>
                <m:e>
                  <m:r>
                    <m:rPr/>
                    <w:rPr>
                      <w:rFonts w:ascii="Cambria Math" w:hAnsi="Cambria Math" w:cs="Times New Roman"/>
                    </w:rPr>
                    <m:t>n</m:t>
                  </m:r>
                  <m:ctrlPr>
                    <w:rPr>
                      <w:rFonts w:ascii="Cambria Math" w:hAnsi="Cambria Math" w:cs="Times New Roman"/>
                    </w:rPr>
                  </m:ctrlPr>
                </m:e>
              </m:rad>
              <m:ctrlPr>
                <w:rPr>
                  <w:rFonts w:ascii="Cambria Math" w:hAnsi="Cambria Math" w:cs="Times New Roman"/>
                </w:rPr>
              </m:ctrlPr>
            </m:den>
          </m:f>
        </m:oMath>
      </m:oMathPara>
    </w:p>
    <w:p w14:paraId="4614E991">
      <w:pPr>
        <w:pStyle w:val="9"/>
        <w:ind w:left="720"/>
      </w:pPr>
      <w:r>
        <w:t>这个公式表示，在理想均匀分布下，样本点的最小距离与最大距离的比值。</w:t>
      </w:r>
    </w:p>
    <w:p w14:paraId="2B51309A">
      <w:pPr>
        <w:pStyle w:val="4"/>
      </w:pPr>
      <w:r>
        <w:t>实际情况中的 λ 值调整</w:t>
      </w:r>
    </w:p>
    <w:p w14:paraId="64C23E03">
      <w:pPr>
        <w:pStyle w:val="9"/>
      </w:pPr>
      <w:r>
        <w:t>在实际应用中，由于拉丁超立方取样具有一定的随机性，样本点可能并非完全理想地均匀分布。因此，直接使用理想情况下推导的 λ 值可能不够实际。为了应对这一情况，通常对 λ 值进行缩放。</w:t>
      </w:r>
    </w:p>
    <w:p w14:paraId="0AD1F087">
      <w:pPr>
        <w:pStyle w:val="9"/>
      </w:pPr>
      <w:r>
        <w:t>缩放后的 λ 值公式为：</w:t>
      </w:r>
    </w:p>
    <w:p w14:paraId="53DF0E53">
      <w:pPr>
        <w:pStyle w:val="9"/>
      </w:pPr>
      <m:oMathPara>
        <m:oMath>
          <m:r>
            <m:rPr/>
            <w:rPr>
              <w:rFonts w:ascii="Cambria Math" w:hAnsi="Cambria Math" w:cs="Times New Roman"/>
            </w:rPr>
            <m:t>λ</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ctrlPr>
                <w:rPr>
                  <w:rFonts w:ascii="Cambria Math" w:hAnsi="Cambria Math" w:cs="Times New Roman"/>
                </w:rPr>
              </m:ctrlPr>
            </m:num>
            <m:den>
              <m:rad>
                <m:radPr>
                  <m:ctrlPr>
                    <w:rPr>
                      <w:rFonts w:ascii="Cambria Math" w:hAnsi="Cambria Math" w:cs="Times New Roman"/>
                    </w:rPr>
                  </m:ctrlPr>
                </m:radPr>
                <m:deg>
                  <m:r>
                    <m:rPr/>
                    <w:rPr>
                      <w:rFonts w:ascii="Cambria Math" w:hAnsi="Cambria Math" w:cs="Times New Roman"/>
                    </w:rPr>
                    <m:t>n</m:t>
                  </m:r>
                  <m:ctrlPr>
                    <w:rPr>
                      <w:rFonts w:ascii="Cambria Math" w:hAnsi="Cambria Math" w:cs="Times New Roman"/>
                    </w:rPr>
                  </m:ctrlPr>
                </m:deg>
                <m:e>
                  <m:r>
                    <m:rPr/>
                    <w:rPr>
                      <w:rFonts w:ascii="Cambria Math" w:hAnsi="Cambria Math" w:cs="Times New Roman"/>
                    </w:rPr>
                    <m:t>m</m:t>
                  </m:r>
                  <m:ctrlPr>
                    <w:rPr>
                      <w:rFonts w:ascii="Cambria Math" w:hAnsi="Cambria Math" w:cs="Times New Roman"/>
                    </w:rPr>
                  </m:ctrlPr>
                </m:e>
              </m:rad>
              <m:r>
                <m:rPr>
                  <m:sty m:val="p"/>
                </m:rPr>
                <w:rPr>
                  <w:rFonts w:ascii="Cambria Math" w:hAnsi="Cambria Math" w:cs="Times New Roman"/>
                </w:rPr>
                <m:t>×</m:t>
              </m:r>
              <m:rad>
                <m:radPr>
                  <m:degHide m:val="1"/>
                  <m:ctrlPr>
                    <w:rPr>
                      <w:rFonts w:ascii="Cambria Math" w:hAnsi="Cambria Math" w:cs="Times New Roman"/>
                    </w:rPr>
                  </m:ctrlPr>
                </m:radPr>
                <m:deg>
                  <m:ctrlPr>
                    <w:rPr>
                      <w:rFonts w:ascii="Cambria Math" w:hAnsi="Cambria Math" w:cs="Times New Roman"/>
                    </w:rPr>
                  </m:ctrlPr>
                </m:deg>
                <m:e>
                  <m:r>
                    <m:rPr/>
                    <w:rPr>
                      <w:rFonts w:ascii="Cambria Math" w:hAnsi="Cambria Math" w:cs="Times New Roman"/>
                    </w:rPr>
                    <m:t>n</m:t>
                  </m:r>
                  <m:ctrlPr>
                    <w:rPr>
                      <w:rFonts w:ascii="Cambria Math" w:hAnsi="Cambria Math" w:cs="Times New Roman"/>
                    </w:rPr>
                  </m:ctrlPr>
                </m:e>
              </m:rad>
              <m:ctrlPr>
                <w:rPr>
                  <w:rFonts w:ascii="Cambria Math" w:hAnsi="Cambria Math" w:cs="Times New Roman"/>
                </w:rPr>
              </m:ctrlPr>
            </m:den>
          </m:f>
          <m:r>
            <m:rPr>
              <m:sty m:val="p"/>
            </m:rPr>
            <w:rPr>
              <w:rFonts w:ascii="Cambria Math" w:hAnsi="Cambria Math" w:cs="Times New Roman"/>
            </w:rPr>
            <m:t>×0.6</m:t>
          </m:r>
        </m:oMath>
      </m:oMathPara>
    </w:p>
    <w:p w14:paraId="6984428D">
      <w:pPr>
        <w:widowControl/>
        <w:numPr>
          <w:ilvl w:val="0"/>
          <w:numId w:val="16"/>
        </w:numPr>
        <w:spacing w:before="100" w:beforeAutospacing="1" w:after="100" w:afterAutospacing="1"/>
        <w:jc w:val="left"/>
      </w:pPr>
      <w:r>
        <w:rPr>
          <w:rStyle w:val="13"/>
        </w:rPr>
        <w:t>缩放因子 0.6</w:t>
      </w:r>
      <w:r>
        <w:t>：这个因子是经验值，用于在实际应用中调节 λ 值，以确保样本点的分布既能够达到均匀性，又不会因为过高的 λ 导致迭代次数过多。</w:t>
      </w:r>
    </w:p>
    <w:p w14:paraId="11FA0A58">
      <w:pPr>
        <w:pStyle w:val="4"/>
      </w:pPr>
      <w:r>
        <w:t>示例解释</w:t>
      </w:r>
    </w:p>
    <w:p w14:paraId="406B93C2">
      <w:pPr>
        <w:pStyle w:val="9"/>
        <w:numPr>
          <w:ilvl w:val="0"/>
          <w:numId w:val="17"/>
        </w:numPr>
      </w:pPr>
      <w:r>
        <w:rPr>
          <w:rStyle w:val="13"/>
        </w:rPr>
        <w:t>二维空间</w:t>
      </w:r>
      <w:r>
        <w:t>：对于一个二维空间（n = 2），如果我们取 9 个样本点（m = 9），计算 λ 值如下：</w:t>
      </w:r>
    </w:p>
    <w:p w14:paraId="7A103F62">
      <w:pPr>
        <w:widowControl/>
        <w:numPr>
          <w:ilvl w:val="1"/>
          <w:numId w:val="17"/>
        </w:numPr>
        <w:spacing w:before="100" w:beforeAutospacing="1" w:after="100" w:afterAutospacing="1"/>
        <w:jc w:val="left"/>
      </w:pPr>
      <w:r>
        <w:t>理想 λ 值：</w:t>
      </w:r>
      <w:r>
        <w:rPr>
          <w:rStyle w:val="22"/>
        </w:rPr>
        <w:t>λ=12×(3</w:t>
      </w:r>
      <w:r>
        <w:rPr>
          <w:rStyle w:val="22"/>
          <w:rFonts w:hint="eastAsia" w:ascii="微软雅黑" w:hAnsi="微软雅黑" w:eastAsia="微软雅黑" w:cs="微软雅黑"/>
        </w:rPr>
        <w:t>−</w:t>
      </w:r>
      <w:r>
        <w:rPr>
          <w:rStyle w:val="22"/>
        </w:rPr>
        <w:t>1)=122≈0.3535\lambda = \frac{1}{\sqrt{2} \times (3 - 1)} = \frac{1}{2\sqrt{2}} \approx 0.3535</w:t>
      </w:r>
      <w:r>
        <w:rPr>
          <w:rStyle w:val="23"/>
        </w:rPr>
        <w:t>λ</w:t>
      </w:r>
      <w:r>
        <w:rPr>
          <w:rStyle w:val="24"/>
        </w:rPr>
        <w:t>=</w:t>
      </w:r>
      <w:r>
        <w:rPr>
          <w:rStyle w:val="23"/>
        </w:rPr>
        <w:t>2</w:t>
      </w:r>
      <w:r>
        <w:rPr>
          <w:rStyle w:val="26"/>
          <w:rFonts w:hint="eastAsia" w:ascii="MS Mincho" w:hAnsi="MS Mincho" w:eastAsia="MS Mincho" w:cs="MS Mincho"/>
        </w:rPr>
        <w:t>​</w:t>
      </w:r>
      <w:r>
        <w:rPr>
          <w:rStyle w:val="29"/>
        </w:rPr>
        <w:t>×</w:t>
      </w:r>
      <w:r>
        <w:rPr>
          <w:rStyle w:val="25"/>
        </w:rPr>
        <w:t>(</w:t>
      </w:r>
      <w:r>
        <w:rPr>
          <w:rStyle w:val="23"/>
        </w:rPr>
        <w:t>3</w:t>
      </w:r>
      <w:r>
        <w:rPr>
          <w:rStyle w:val="29"/>
          <w:rFonts w:hint="eastAsia" w:ascii="微软雅黑" w:hAnsi="微软雅黑" w:eastAsia="微软雅黑" w:cs="微软雅黑"/>
        </w:rPr>
        <w:t>−</w:t>
      </w:r>
      <w:r>
        <w:rPr>
          <w:rStyle w:val="23"/>
        </w:rPr>
        <w:t>1</w:t>
      </w:r>
      <w:r>
        <w:rPr>
          <w:rStyle w:val="27"/>
        </w:rPr>
        <w:t>)</w:t>
      </w:r>
      <w:r>
        <w:rPr>
          <w:rStyle w:val="23"/>
        </w:rPr>
        <w:t>1</w:t>
      </w:r>
      <w:r>
        <w:rPr>
          <w:rStyle w:val="26"/>
          <w:rFonts w:hint="eastAsia" w:ascii="MS Mincho" w:hAnsi="MS Mincho" w:eastAsia="MS Mincho" w:cs="MS Mincho"/>
        </w:rPr>
        <w:t>​</w:t>
      </w:r>
      <w:r>
        <w:rPr>
          <w:rStyle w:val="24"/>
        </w:rPr>
        <w:t>=</w:t>
      </w:r>
      <w:r>
        <w:rPr>
          <w:rStyle w:val="23"/>
        </w:rPr>
        <w:t>22</w:t>
      </w:r>
      <w:r>
        <w:rPr>
          <w:rStyle w:val="26"/>
          <w:rFonts w:hint="eastAsia" w:ascii="MS Mincho" w:hAnsi="MS Mincho" w:eastAsia="MS Mincho" w:cs="MS Mincho"/>
        </w:rPr>
        <w:t>​</w:t>
      </w:r>
      <w:r>
        <w:rPr>
          <w:rStyle w:val="23"/>
        </w:rPr>
        <w:t>1</w:t>
      </w:r>
      <w:r>
        <w:rPr>
          <w:rStyle w:val="26"/>
          <w:rFonts w:hint="eastAsia" w:ascii="MS Mincho" w:hAnsi="MS Mincho" w:eastAsia="MS Mincho" w:cs="MS Mincho"/>
        </w:rPr>
        <w:t>​</w:t>
      </w:r>
      <w:r>
        <w:rPr>
          <w:rStyle w:val="24"/>
        </w:rPr>
        <w:t>≈</w:t>
      </w:r>
      <w:r>
        <w:rPr>
          <w:rStyle w:val="23"/>
        </w:rPr>
        <w:t>0.3535</w:t>
      </w:r>
    </w:p>
    <w:p w14:paraId="5C5C7E7F">
      <w:pPr>
        <w:widowControl/>
        <w:numPr>
          <w:ilvl w:val="1"/>
          <w:numId w:val="17"/>
        </w:numPr>
        <w:spacing w:before="100" w:beforeAutospacing="1" w:after="100" w:afterAutospacing="1"/>
        <w:jc w:val="left"/>
      </w:pPr>
      <w:r>
        <w:t>实际 λ 值：</w:t>
      </w:r>
      <w:r>
        <w:rPr>
          <w:rStyle w:val="22"/>
        </w:rPr>
        <w:t>λ=0.622≈0.2121\lambda = \frac{0.6}{2\sqrt{2}} \approx 0.2121</w:t>
      </w:r>
      <w:r>
        <w:rPr>
          <w:rStyle w:val="23"/>
        </w:rPr>
        <w:t>λ</w:t>
      </w:r>
      <w:r>
        <w:rPr>
          <w:rStyle w:val="24"/>
        </w:rPr>
        <w:t>=</w:t>
      </w:r>
      <w:r>
        <w:rPr>
          <w:rStyle w:val="23"/>
        </w:rPr>
        <w:t>22</w:t>
      </w:r>
      <w:r>
        <w:rPr>
          <w:rStyle w:val="26"/>
          <w:rFonts w:hint="eastAsia" w:ascii="MS Mincho" w:hAnsi="MS Mincho" w:eastAsia="MS Mincho" w:cs="MS Mincho"/>
        </w:rPr>
        <w:t>​</w:t>
      </w:r>
      <w:r>
        <w:rPr>
          <w:rStyle w:val="23"/>
        </w:rPr>
        <w:t>0.6</w:t>
      </w:r>
      <w:r>
        <w:rPr>
          <w:rStyle w:val="26"/>
          <w:rFonts w:hint="eastAsia" w:ascii="MS Mincho" w:hAnsi="MS Mincho" w:eastAsia="MS Mincho" w:cs="MS Mincho"/>
        </w:rPr>
        <w:t>​</w:t>
      </w:r>
      <w:r>
        <w:rPr>
          <w:rStyle w:val="24"/>
        </w:rPr>
        <w:t>≈</w:t>
      </w:r>
      <w:r>
        <w:rPr>
          <w:rStyle w:val="23"/>
        </w:rPr>
        <w:t>0.2121</w:t>
      </w:r>
    </w:p>
    <w:p w14:paraId="636DBD8E">
      <w:pPr>
        <w:pStyle w:val="9"/>
        <w:numPr>
          <w:ilvl w:val="0"/>
          <w:numId w:val="17"/>
        </w:numPr>
      </w:pPr>
      <w:r>
        <w:rPr>
          <w:rStyle w:val="13"/>
        </w:rPr>
        <w:t>三维空间</w:t>
      </w:r>
      <w:r>
        <w:t>：对于一个三维空间（n = 3），如果我们取 27 个样本点（m = 27），计算 λ 值如下：</w:t>
      </w:r>
    </w:p>
    <w:p w14:paraId="040DCE40">
      <w:pPr>
        <w:widowControl/>
        <w:numPr>
          <w:ilvl w:val="1"/>
          <w:numId w:val="17"/>
        </w:numPr>
        <w:spacing w:before="100" w:beforeAutospacing="1" w:after="100" w:afterAutospacing="1"/>
        <w:jc w:val="left"/>
      </w:pPr>
      <w:r>
        <w:t>理想 λ 值：</w:t>
      </w:r>
      <w:r>
        <w:rPr>
          <w:rStyle w:val="22"/>
        </w:rPr>
        <w:t>λ=123≈0.2887\lambda = \frac{1}{2\sqrt{3}} \approx 0.2887</w:t>
      </w:r>
      <w:r>
        <w:rPr>
          <w:rStyle w:val="23"/>
        </w:rPr>
        <w:t>λ</w:t>
      </w:r>
      <w:r>
        <w:rPr>
          <w:rStyle w:val="24"/>
        </w:rPr>
        <w:t>=</w:t>
      </w:r>
      <w:r>
        <w:rPr>
          <w:rStyle w:val="23"/>
        </w:rPr>
        <w:t>23</w:t>
      </w:r>
      <w:r>
        <w:rPr>
          <w:rStyle w:val="26"/>
          <w:rFonts w:hint="eastAsia" w:ascii="MS Mincho" w:hAnsi="MS Mincho" w:eastAsia="MS Mincho" w:cs="MS Mincho"/>
        </w:rPr>
        <w:t>​</w:t>
      </w:r>
      <w:r>
        <w:rPr>
          <w:rStyle w:val="23"/>
        </w:rPr>
        <w:t>1</w:t>
      </w:r>
      <w:r>
        <w:rPr>
          <w:rStyle w:val="26"/>
          <w:rFonts w:hint="eastAsia" w:ascii="MS Mincho" w:hAnsi="MS Mincho" w:eastAsia="MS Mincho" w:cs="MS Mincho"/>
        </w:rPr>
        <w:t>​</w:t>
      </w:r>
      <w:r>
        <w:rPr>
          <w:rStyle w:val="24"/>
        </w:rPr>
        <w:t>≈</w:t>
      </w:r>
      <w:r>
        <w:rPr>
          <w:rStyle w:val="23"/>
        </w:rPr>
        <w:t>0.2887</w:t>
      </w:r>
    </w:p>
    <w:p w14:paraId="20AE22AD">
      <w:pPr>
        <w:widowControl/>
        <w:numPr>
          <w:ilvl w:val="1"/>
          <w:numId w:val="17"/>
        </w:numPr>
        <w:spacing w:before="100" w:beforeAutospacing="1" w:after="100" w:afterAutospacing="1"/>
        <w:jc w:val="left"/>
      </w:pPr>
      <w:r>
        <w:t>实际 λ 值：</w:t>
      </w:r>
      <w:r>
        <w:rPr>
          <w:rStyle w:val="22"/>
        </w:rPr>
        <w:t>λ=0.623≈0.1732\lambda = \frac{0.6}{2\sqrt{3}} \approx 0.1732</w:t>
      </w:r>
      <w:r>
        <w:rPr>
          <w:rStyle w:val="23"/>
        </w:rPr>
        <w:t>λ</w:t>
      </w:r>
      <w:r>
        <w:rPr>
          <w:rStyle w:val="24"/>
        </w:rPr>
        <w:t>=</w:t>
      </w:r>
      <w:r>
        <w:rPr>
          <w:rStyle w:val="23"/>
        </w:rPr>
        <w:t>23</w:t>
      </w:r>
      <w:r>
        <w:rPr>
          <w:rStyle w:val="26"/>
          <w:rFonts w:hint="eastAsia" w:ascii="MS Mincho" w:hAnsi="MS Mincho" w:eastAsia="MS Mincho" w:cs="MS Mincho"/>
        </w:rPr>
        <w:t>​</w:t>
      </w:r>
      <w:r>
        <w:rPr>
          <w:rStyle w:val="23"/>
        </w:rPr>
        <w:t>0.6</w:t>
      </w:r>
      <w:r>
        <w:rPr>
          <w:rStyle w:val="26"/>
          <w:rFonts w:hint="eastAsia" w:ascii="MS Mincho" w:hAnsi="MS Mincho" w:eastAsia="MS Mincho" w:cs="MS Mincho"/>
        </w:rPr>
        <w:t>​</w:t>
      </w:r>
      <w:r>
        <w:rPr>
          <w:rStyle w:val="24"/>
        </w:rPr>
        <w:t>≈</w:t>
      </w:r>
      <w:r>
        <w:rPr>
          <w:rStyle w:val="23"/>
        </w:rPr>
        <w:t>0.1732</w:t>
      </w:r>
    </w:p>
    <w:p w14:paraId="53750DE1">
      <w:pPr>
        <w:pStyle w:val="4"/>
      </w:pPr>
      <w:r>
        <w:t>总结</w:t>
      </w:r>
    </w:p>
    <w:p w14:paraId="4CA25212">
      <w:pPr>
        <w:widowControl/>
        <w:numPr>
          <w:ilvl w:val="0"/>
          <w:numId w:val="18"/>
        </w:numPr>
        <w:spacing w:before="100" w:beforeAutospacing="1" w:after="100" w:afterAutospacing="1"/>
        <w:jc w:val="left"/>
      </w:pPr>
      <w:r>
        <w:rPr>
          <w:rStyle w:val="13"/>
        </w:rPr>
        <w:t>理想 λ</w:t>
      </w:r>
      <w:r>
        <w:t xml:space="preserve"> 表示在样本点完全均匀分布时，最小距离与最大距离的比值。</w:t>
      </w:r>
    </w:p>
    <w:p w14:paraId="0A335482">
      <w:pPr>
        <w:widowControl/>
        <w:numPr>
          <w:ilvl w:val="0"/>
          <w:numId w:val="18"/>
        </w:numPr>
        <w:spacing w:before="100" w:beforeAutospacing="1" w:after="100" w:afterAutospacing="1"/>
        <w:jc w:val="left"/>
      </w:pPr>
      <w:r>
        <w:rPr>
          <w:rStyle w:val="13"/>
        </w:rPr>
        <w:t>缩放后的 λ</w:t>
      </w:r>
      <w:r>
        <w:t xml:space="preserve"> 考虑到拉丁超立方取样中的随机性，是一种更贴近实际应用的参数。</w:t>
      </w:r>
    </w:p>
    <w:p w14:paraId="6E3DBC24">
      <w:pPr>
        <w:pStyle w:val="9"/>
      </w:pPr>
      <w:r>
        <w:t>通过 λ 的合理选择，ILHS 方法能够在保持样本均匀分布的同时，避免过多的迭代计算，实现高效的样本点生成。</w:t>
      </w:r>
    </w:p>
    <w:p w14:paraId="455479AD">
      <w:pPr>
        <w:pStyle w:val="3"/>
      </w:pPr>
      <w:r>
        <w:t>0.6</w:t>
      </w:r>
      <w:r>
        <w:rPr>
          <w:rFonts w:hint="eastAsia"/>
        </w:rPr>
        <w:t>选择缩放</w:t>
      </w:r>
    </w:p>
    <w:p w14:paraId="65CD0334">
      <w:pPr>
        <w:pStyle w:val="9"/>
      </w:pPr>
      <w:r>
        <w:t>关于λ值的缩放，在实际应用中引入缩放因子的原因和目的需要仔细理解。让我们进一步探讨。</w:t>
      </w:r>
    </w:p>
    <w:p w14:paraId="0500D210">
      <w:pPr>
        <w:pStyle w:val="4"/>
      </w:pPr>
      <w:r>
        <w:t>理想情况与实际情况的差距</w:t>
      </w:r>
    </w:p>
    <w:p w14:paraId="0B876012">
      <w:pPr>
        <w:pStyle w:val="9"/>
      </w:pPr>
      <w:r>
        <w:t>在理想情况下，我们可以通过数学推导得出一个 λ 值，使得样本点在设计空间中的分布最为均匀，这就是公式中的理想 λ 值：</w:t>
      </w:r>
    </w:p>
    <w:p w14:paraId="240D05AD">
      <w:pPr>
        <w:pStyle w:val="9"/>
        <w:ind w:left="720"/>
      </w:pPr>
      <w:commentRangeStart w:id="1"/>
      <m:oMathPara>
        <m:oMath>
          <m:r>
            <m:rPr/>
            <w:rPr>
              <w:rFonts w:ascii="Cambria Math" w:hAnsi="Cambria Math" w:cs="Times New Roman"/>
            </w:rPr>
            <m:t>λ</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ctrlPr>
                <w:rPr>
                  <w:rFonts w:ascii="Cambria Math" w:hAnsi="Cambria Math" w:cs="Times New Roman"/>
                </w:rPr>
              </m:ctrlPr>
            </m:num>
            <m:den>
              <m:d>
                <m:dPr>
                  <m:ctrlPr>
                    <w:rPr>
                      <w:rFonts w:ascii="Cambria Math" w:hAnsi="Cambria Math" w:cs="Times New Roman"/>
                      <w:i/>
                    </w:rPr>
                  </m:ctrlPr>
                </m:dPr>
                <m:e>
                  <m:rad>
                    <m:radPr>
                      <m:ctrlPr>
                        <w:rPr>
                          <w:rFonts w:ascii="Cambria Math" w:hAnsi="Cambria Math" w:cs="Times New Roman"/>
                        </w:rPr>
                      </m:ctrlPr>
                    </m:radPr>
                    <m:deg>
                      <m:r>
                        <m:rPr/>
                        <w:rPr>
                          <w:rFonts w:ascii="Cambria Math" w:hAnsi="Cambria Math" w:cs="Times New Roman"/>
                        </w:rPr>
                        <m:t>n</m:t>
                      </m:r>
                      <m:ctrlPr>
                        <w:rPr>
                          <w:rFonts w:ascii="Cambria Math" w:hAnsi="Cambria Math" w:cs="Times New Roman"/>
                        </w:rPr>
                      </m:ctrlPr>
                    </m:deg>
                    <m:e>
                      <m:r>
                        <m:rPr/>
                        <w:rPr>
                          <w:rFonts w:ascii="Cambria Math" w:hAnsi="Cambria Math" w:cs="Times New Roman"/>
                        </w:rPr>
                        <m:t>m</m:t>
                      </m:r>
                      <m:ctrlPr>
                        <w:rPr>
                          <w:rFonts w:ascii="Cambria Math" w:hAnsi="Cambria Math" w:cs="Times New Roman"/>
                        </w:rPr>
                      </m:ctrlPr>
                    </m:e>
                  </m:rad>
                  <m:r>
                    <m:rPr/>
                    <w:rPr>
                      <w:rFonts w:ascii="Cambria Math" w:hAnsi="Cambria Math" w:eastAsia="微软雅黑" w:cs="Times New Roman"/>
                    </w:rPr>
                    <m:t>−</m:t>
                  </m:r>
                  <m:r>
                    <m:rPr/>
                    <w:rPr>
                      <w:rFonts w:ascii="Cambria Math" w:hAnsi="Cambria Math" w:cs="Times New Roman"/>
                    </w:rPr>
                    <m:t>1</m:t>
                  </m:r>
                  <m:ctrlPr>
                    <w:rPr>
                      <w:rFonts w:ascii="Cambria Math" w:hAnsi="Cambria Math" w:cs="Times New Roman"/>
                      <w:i/>
                    </w:rPr>
                  </m:ctrlPr>
                </m:e>
              </m:d>
              <m:r>
                <m:rPr>
                  <m:sty m:val="p"/>
                </m:rPr>
                <w:rPr>
                  <w:rFonts w:ascii="Cambria Math" w:hAnsi="Cambria Math" w:cs="Times New Roman"/>
                </w:rPr>
                <m:t>×</m:t>
              </m:r>
              <m:rad>
                <m:radPr>
                  <m:degHide m:val="1"/>
                  <m:ctrlPr>
                    <w:rPr>
                      <w:rFonts w:ascii="Cambria Math" w:hAnsi="Cambria Math" w:cs="Times New Roman"/>
                    </w:rPr>
                  </m:ctrlPr>
                </m:radPr>
                <m:deg>
                  <m:ctrlPr>
                    <w:rPr>
                      <w:rFonts w:ascii="Cambria Math" w:hAnsi="Cambria Math" w:cs="Times New Roman"/>
                    </w:rPr>
                  </m:ctrlPr>
                </m:deg>
                <m:e>
                  <m:r>
                    <m:rPr/>
                    <w:rPr>
                      <w:rFonts w:ascii="Cambria Math" w:hAnsi="Cambria Math" w:cs="Times New Roman"/>
                    </w:rPr>
                    <m:t>n</m:t>
                  </m:r>
                  <m:ctrlPr>
                    <w:rPr>
                      <w:rFonts w:ascii="Cambria Math" w:hAnsi="Cambria Math" w:cs="Times New Roman"/>
                    </w:rPr>
                  </m:ctrlPr>
                </m:e>
              </m:rad>
              <m:ctrlPr>
                <w:rPr>
                  <w:rFonts w:ascii="Cambria Math" w:hAnsi="Cambria Math" w:cs="Times New Roman"/>
                </w:rPr>
              </m:ctrlPr>
            </m:den>
          </m:f>
          <w:commentRangeEnd w:id="1"/>
          <m:r>
            <m:rPr>
              <m:sty m:val="p"/>
            </m:rPr>
            <w:commentReference w:id="1"/>
          </m:r>
        </m:oMath>
      </m:oMathPara>
    </w:p>
    <w:p w14:paraId="57D15AAD">
      <w:pPr>
        <w:pStyle w:val="9"/>
      </w:pPr>
      <w:r>
        <w:t>这个 λ 值在理论上是成立的，但在实际应用中，由于拉丁超立方取样（LHS）过程中的随机性，样本点往往无法达到这种理想的均匀分布。这种随机性可能导致样本点之间的实际最小距离和最大距离偏离理想值。</w:t>
      </w:r>
    </w:p>
    <w:p w14:paraId="15908354">
      <w:pPr>
        <w:pStyle w:val="4"/>
      </w:pPr>
      <w:r>
        <w:t>为什么需要缩放？</w:t>
      </w:r>
    </w:p>
    <w:p w14:paraId="640AF73E">
      <w:pPr>
        <w:pStyle w:val="5"/>
      </w:pPr>
      <w:r>
        <w:t xml:space="preserve">1. </w:t>
      </w:r>
      <w:r>
        <w:rPr>
          <w:rStyle w:val="13"/>
          <w:b/>
          <w:bCs/>
        </w:rPr>
        <w:t>避免过度优化</w:t>
      </w:r>
      <w:r>
        <w:t>：</w:t>
      </w:r>
    </w:p>
    <w:p w14:paraId="13BBFB8A">
      <w:pPr>
        <w:widowControl/>
        <w:numPr>
          <w:ilvl w:val="0"/>
          <w:numId w:val="19"/>
        </w:numPr>
        <w:spacing w:before="100" w:beforeAutospacing="1" w:after="100" w:afterAutospacing="1"/>
        <w:jc w:val="left"/>
      </w:pPr>
      <w:r>
        <w:t xml:space="preserve">如果直接使用理想 λ 值，系统会强制样本点在取样时达到理想均匀分布，这通常会导致迭代次数过多。每次迭代可能需要尝试多个样本点分布，直到满足条件 </w:t>
      </w:r>
      <w:r>
        <w:rPr>
          <w:rStyle w:val="22"/>
        </w:rPr>
        <w:t>Dmin</w:t>
      </w:r>
      <w:ins w:id="0" w:author="吴溜" w:date="2024-11-06T16:56:49Z">
        <w:r>
          <w:rPr>
            <w:rStyle w:val="22"/>
            <w:rFonts w:hint="eastAsia"/>
            <w:lang w:val="en-US" w:eastAsia="zh-CN"/>
          </w:rPr>
          <w:t>≥</w:t>
        </w:r>
      </w:ins>
      <w:del w:id="1" w:author="吴溜" w:date="2024-11-06T16:56:45Z">
        <w:r>
          <w:rPr>
            <w:rStyle w:val="22"/>
          </w:rPr>
          <w:delText>&gt;</w:delText>
        </w:r>
      </w:del>
      <w:r>
        <w:rPr>
          <w:rStyle w:val="22"/>
        </w:rPr>
        <w:t>λ×Dma</w:t>
      </w:r>
      <w:r>
        <w:rPr>
          <w:rStyle w:val="26"/>
          <w:rFonts w:hint="eastAsia" w:ascii="MS Mincho" w:hAnsi="MS Mincho" w:eastAsia="MS Mincho" w:cs="MS Mincho"/>
        </w:rPr>
        <w:t xml:space="preserve"> </w:t>
      </w:r>
      <w:r>
        <w:t>。</w:t>
      </w:r>
    </w:p>
    <w:p w14:paraId="2DAD93D5">
      <w:pPr>
        <w:widowControl/>
        <w:numPr>
          <w:ilvl w:val="0"/>
          <w:numId w:val="19"/>
        </w:numPr>
        <w:spacing w:before="100" w:beforeAutospacing="1" w:after="100" w:afterAutospacing="1"/>
        <w:jc w:val="left"/>
      </w:pPr>
      <w:r>
        <w:t>过高的 λ 值意味着更严格的均匀性要求，这可能在实际应用中不必要且耗时。</w:t>
      </w:r>
    </w:p>
    <w:p w14:paraId="770D1CC8">
      <w:pPr>
        <w:pStyle w:val="5"/>
      </w:pPr>
      <w:r>
        <w:t xml:space="preserve">2. </w:t>
      </w:r>
      <w:r>
        <w:rPr>
          <w:rStyle w:val="13"/>
          <w:b/>
          <w:bCs/>
        </w:rPr>
        <w:t>容忍一定程度的随机性</w:t>
      </w:r>
      <w:r>
        <w:t>：</w:t>
      </w:r>
    </w:p>
    <w:p w14:paraId="4D160CA8">
      <w:pPr>
        <w:widowControl/>
        <w:numPr>
          <w:ilvl w:val="0"/>
          <w:numId w:val="20"/>
        </w:numPr>
        <w:spacing w:before="100" w:beforeAutospacing="1" w:after="100" w:afterAutospacing="1"/>
        <w:jc w:val="left"/>
      </w:pPr>
      <w:r>
        <w:t>实际应用中，适度的随机性有时是允许的，并且在某些情况下，样本点的“次优”均匀分布已经能够很好地代表设计空间。通过缩放 λ，可以降低均匀性要求，从而减少迭代次数，提高效率。</w:t>
      </w:r>
    </w:p>
    <w:p w14:paraId="61F0675D">
      <w:pPr>
        <w:widowControl/>
        <w:numPr>
          <w:ilvl w:val="0"/>
          <w:numId w:val="20"/>
        </w:numPr>
        <w:spacing w:before="100" w:beforeAutospacing="1" w:after="100" w:afterAutospacing="1"/>
        <w:jc w:val="left"/>
      </w:pPr>
      <w:r>
        <w:t>缩放因子让 λ 值在保持一定均匀性的同时，容忍一些不完全理想的分布，使得算法更为实用。</w:t>
      </w:r>
    </w:p>
    <w:p w14:paraId="5EBA4EEC">
      <w:pPr>
        <w:pStyle w:val="5"/>
      </w:pPr>
      <w:r>
        <w:t xml:space="preserve">3. </w:t>
      </w:r>
      <w:r>
        <w:rPr>
          <w:rStyle w:val="13"/>
          <w:b/>
          <w:bCs/>
        </w:rPr>
        <w:t>经验调节</w:t>
      </w:r>
      <w:r>
        <w:t>：</w:t>
      </w:r>
    </w:p>
    <w:p w14:paraId="2C72A268">
      <w:pPr>
        <w:widowControl/>
        <w:numPr>
          <w:ilvl w:val="0"/>
          <w:numId w:val="21"/>
        </w:numPr>
        <w:spacing w:before="100" w:beforeAutospacing="1" w:after="100" w:afterAutospacing="1"/>
        <w:jc w:val="left"/>
      </w:pPr>
      <w:r>
        <w:t>缩放因子 0.6 是一个经验值，来源于对实际问题的多次实验和调节。这个因子意味着在理论均匀性要求的基础上，我们只要求实际情况达到理论理想的 60%，从而平衡了均匀性和计算效率。</w:t>
      </w:r>
    </w:p>
    <w:p w14:paraId="44CD2E1F">
      <w:pPr>
        <w:pStyle w:val="4"/>
      </w:pPr>
      <w:r>
        <w:t>缩放因子的计算方式</w:t>
      </w:r>
    </w:p>
    <w:p w14:paraId="0E6F39E6">
      <w:pPr>
        <w:pStyle w:val="9"/>
      </w:pPr>
      <w:r>
        <w:t>缩放因子 0.6 直接作用于理想 λ 值的分子部分，调整后的 λ 值为：</w:t>
      </w:r>
    </w:p>
    <w:p w14:paraId="5C0CEFD7">
      <w:pPr>
        <w:pStyle w:val="9"/>
      </w:pPr>
      <m:oMathPara>
        <m:oMath>
          <m:r>
            <m:rPr/>
            <w:rPr>
              <w:rFonts w:ascii="Cambria Math" w:hAnsi="Cambria Math" w:cs="Times New Roman"/>
            </w:rPr>
            <m:t>λ</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ctrlPr>
                <w:rPr>
                  <w:rFonts w:ascii="Cambria Math" w:hAnsi="Cambria Math" w:cs="Times New Roman"/>
                </w:rPr>
              </m:ctrlPr>
            </m:num>
            <m:den>
              <m:rad>
                <m:radPr>
                  <m:ctrlPr>
                    <w:rPr>
                      <w:rFonts w:ascii="Cambria Math" w:hAnsi="Cambria Math" w:cs="Times New Roman"/>
                    </w:rPr>
                  </m:ctrlPr>
                </m:radPr>
                <m:deg>
                  <m:r>
                    <m:rPr/>
                    <w:rPr>
                      <w:rFonts w:ascii="Cambria Math" w:hAnsi="Cambria Math" w:cs="Times New Roman"/>
                    </w:rPr>
                    <m:t>n</m:t>
                  </m:r>
                  <m:ctrlPr>
                    <w:rPr>
                      <w:rFonts w:ascii="Cambria Math" w:hAnsi="Cambria Math" w:cs="Times New Roman"/>
                    </w:rPr>
                  </m:ctrlPr>
                </m:deg>
                <m:e>
                  <m:r>
                    <m:rPr/>
                    <w:rPr>
                      <w:rFonts w:ascii="Cambria Math" w:hAnsi="Cambria Math" w:cs="Times New Roman"/>
                    </w:rPr>
                    <m:t>m</m:t>
                  </m:r>
                  <m:ctrlPr>
                    <w:rPr>
                      <w:rFonts w:ascii="Cambria Math" w:hAnsi="Cambria Math" w:cs="Times New Roman"/>
                    </w:rPr>
                  </m:ctrlPr>
                </m:e>
              </m:rad>
              <m:r>
                <m:rPr>
                  <m:sty m:val="p"/>
                </m:rPr>
                <w:rPr>
                  <w:rFonts w:ascii="Cambria Math" w:hAnsi="Cambria Math" w:cs="Times New Roman"/>
                </w:rPr>
                <m:t>×</m:t>
              </m:r>
              <m:rad>
                <m:radPr>
                  <m:degHide m:val="1"/>
                  <m:ctrlPr>
                    <w:rPr>
                      <w:rFonts w:ascii="Cambria Math" w:hAnsi="Cambria Math" w:cs="Times New Roman"/>
                    </w:rPr>
                  </m:ctrlPr>
                </m:radPr>
                <m:deg>
                  <m:ctrlPr>
                    <w:rPr>
                      <w:rFonts w:ascii="Cambria Math" w:hAnsi="Cambria Math" w:cs="Times New Roman"/>
                    </w:rPr>
                  </m:ctrlPr>
                </m:deg>
                <m:e>
                  <m:r>
                    <m:rPr/>
                    <w:rPr>
                      <w:rFonts w:ascii="Cambria Math" w:hAnsi="Cambria Math" w:cs="Times New Roman"/>
                    </w:rPr>
                    <m:t>n</m:t>
                  </m:r>
                  <m:ctrlPr>
                    <w:rPr>
                      <w:rFonts w:ascii="Cambria Math" w:hAnsi="Cambria Math" w:cs="Times New Roman"/>
                    </w:rPr>
                  </m:ctrlPr>
                </m:e>
              </m:rad>
              <m:ctrlPr>
                <w:rPr>
                  <w:rFonts w:ascii="Cambria Math" w:hAnsi="Cambria Math" w:cs="Times New Roman"/>
                </w:rPr>
              </m:ctrlPr>
            </m:den>
          </m:f>
          <m:r>
            <m:rPr>
              <m:sty m:val="p"/>
            </m:rPr>
            <w:rPr>
              <w:rFonts w:ascii="Cambria Math" w:hAnsi="Cambria Math" w:cs="Times New Roman"/>
            </w:rPr>
            <m:t>×0.6</m:t>
          </m:r>
        </m:oMath>
      </m:oMathPara>
    </w:p>
    <w:p w14:paraId="7759E94A">
      <w:pPr>
        <w:pStyle w:val="9"/>
      </w:pPr>
      <w:r>
        <w:t>通过引入 0.6 的缩放因子，λ 值被调节到一个更适合实际计算的范围。这个缩放因子并非唯一，可以根据实际应用的需求进一步调整。</w:t>
      </w:r>
    </w:p>
    <w:p w14:paraId="4F57A216">
      <w:pPr>
        <w:pStyle w:val="4"/>
      </w:pPr>
      <w:r>
        <w:t>示例分析</w:t>
      </w:r>
    </w:p>
    <w:p w14:paraId="6FF1F68A">
      <w:pPr>
        <w:pStyle w:val="9"/>
      </w:pPr>
      <w:r>
        <w:t>假设在二维空间（</w:t>
      </w:r>
      <w:r>
        <w:rPr>
          <w:rStyle w:val="22"/>
        </w:rPr>
        <w:t>n=2n = 2</w:t>
      </w:r>
      <w:r>
        <w:rPr>
          <w:rStyle w:val="23"/>
        </w:rPr>
        <w:t>n</w:t>
      </w:r>
      <w:r>
        <w:rPr>
          <w:rStyle w:val="24"/>
        </w:rPr>
        <w:t>=</w:t>
      </w:r>
      <w:r>
        <w:rPr>
          <w:rStyle w:val="23"/>
        </w:rPr>
        <w:t>2</w:t>
      </w:r>
      <w:r>
        <w:t>）中，我们希望取 9 个样本点（</w:t>
      </w:r>
      <w:r>
        <w:rPr>
          <w:rStyle w:val="22"/>
        </w:rPr>
        <w:t>m=9m = 9</w:t>
      </w:r>
      <w:r>
        <w:rPr>
          <w:rStyle w:val="23"/>
        </w:rPr>
        <w:t>m</w:t>
      </w:r>
      <w:r>
        <w:rPr>
          <w:rStyle w:val="24"/>
        </w:rPr>
        <w:t>=</w:t>
      </w:r>
      <w:r>
        <w:rPr>
          <w:rStyle w:val="23"/>
        </w:rPr>
        <w:t>9</w:t>
      </w:r>
      <w:r>
        <w:t>），λ 的计算如下：</w:t>
      </w:r>
    </w:p>
    <w:p w14:paraId="308BF017">
      <w:pPr>
        <w:pStyle w:val="9"/>
        <w:numPr>
          <w:ilvl w:val="0"/>
          <w:numId w:val="22"/>
        </w:numPr>
      </w:pPr>
      <w:r>
        <w:rPr>
          <w:rStyle w:val="13"/>
        </w:rPr>
        <w:t>理想 λ 值</w:t>
      </w:r>
      <w:r>
        <w:t>：</w:t>
      </w:r>
    </w:p>
    <w:p w14:paraId="038661D3">
      <w:pPr>
        <w:spacing w:beforeAutospacing="1" w:afterAutospacing="1"/>
        <w:ind w:left="720"/>
      </w:pPr>
      <w:r>
        <w:rPr>
          <w:rStyle w:val="22"/>
        </w:rPr>
        <w:t>λideal=1(9</w:t>
      </w:r>
      <w:r>
        <w:rPr>
          <w:rStyle w:val="22"/>
          <w:rFonts w:hint="eastAsia" w:ascii="微软雅黑" w:hAnsi="微软雅黑" w:eastAsia="微软雅黑" w:cs="微软雅黑"/>
        </w:rPr>
        <w:t>−</w:t>
      </w:r>
      <w:r>
        <w:rPr>
          <w:rStyle w:val="22"/>
        </w:rPr>
        <w:t>1)×2=1(3</w:t>
      </w:r>
      <w:r>
        <w:rPr>
          <w:rStyle w:val="22"/>
          <w:rFonts w:hint="eastAsia" w:ascii="微软雅黑" w:hAnsi="微软雅黑" w:eastAsia="微软雅黑" w:cs="微软雅黑"/>
        </w:rPr>
        <w:t>−</w:t>
      </w:r>
      <w:r>
        <w:rPr>
          <w:rStyle w:val="22"/>
        </w:rPr>
        <w:t>1)×2=122≈0.3535\lambda_{\text{ideal}} = \frac{1}{(\sqrt{9} - 1) \times \sqrt{2}} = \frac{1}{(3 - 1) \times \sqrt{2}} = \frac{1}{2\sqrt{2}} \approx 0.3535</w:t>
      </w:r>
      <w:r>
        <w:rPr>
          <w:rStyle w:val="23"/>
        </w:rPr>
        <w:t>λideal</w:t>
      </w:r>
      <w:r>
        <w:rPr>
          <w:rStyle w:val="26"/>
          <w:rFonts w:hint="eastAsia" w:ascii="MS Mincho" w:hAnsi="MS Mincho" w:eastAsia="MS Mincho" w:cs="MS Mincho"/>
        </w:rPr>
        <w:t>​</w:t>
      </w:r>
      <w:r>
        <w:rPr>
          <w:rStyle w:val="24"/>
        </w:rPr>
        <w:t>=</w:t>
      </w:r>
      <w:r>
        <w:rPr>
          <w:rStyle w:val="25"/>
        </w:rPr>
        <w:t>(</w:t>
      </w:r>
      <w:r>
        <w:rPr>
          <w:rStyle w:val="23"/>
        </w:rPr>
        <w:t>9</w:t>
      </w:r>
      <w:r>
        <w:rPr>
          <w:rStyle w:val="26"/>
          <w:rFonts w:hint="eastAsia" w:ascii="MS Mincho" w:hAnsi="MS Mincho" w:eastAsia="MS Mincho" w:cs="MS Mincho"/>
        </w:rPr>
        <w:t>​</w:t>
      </w:r>
      <w:r>
        <w:rPr>
          <w:rStyle w:val="29"/>
          <w:rFonts w:hint="eastAsia" w:ascii="微软雅黑" w:hAnsi="微软雅黑" w:eastAsia="微软雅黑" w:cs="微软雅黑"/>
        </w:rPr>
        <w:t>−</w:t>
      </w:r>
      <w:r>
        <w:rPr>
          <w:rStyle w:val="23"/>
        </w:rPr>
        <w:t>1</w:t>
      </w:r>
      <w:r>
        <w:rPr>
          <w:rStyle w:val="27"/>
        </w:rPr>
        <w:t>)</w:t>
      </w:r>
      <w:r>
        <w:rPr>
          <w:rStyle w:val="29"/>
        </w:rPr>
        <w:t>×</w:t>
      </w:r>
      <w:r>
        <w:rPr>
          <w:rStyle w:val="23"/>
        </w:rPr>
        <w:t>2</w:t>
      </w:r>
      <w:r>
        <w:rPr>
          <w:rStyle w:val="26"/>
          <w:rFonts w:hint="eastAsia" w:ascii="MS Mincho" w:hAnsi="MS Mincho" w:eastAsia="MS Mincho" w:cs="MS Mincho"/>
        </w:rPr>
        <w:t>​</w:t>
      </w:r>
      <w:r>
        <w:rPr>
          <w:rStyle w:val="23"/>
        </w:rPr>
        <w:t>1</w:t>
      </w:r>
      <w:r>
        <w:rPr>
          <w:rStyle w:val="26"/>
          <w:rFonts w:hint="eastAsia" w:ascii="MS Mincho" w:hAnsi="MS Mincho" w:eastAsia="MS Mincho" w:cs="MS Mincho"/>
        </w:rPr>
        <w:t>​</w:t>
      </w:r>
      <w:r>
        <w:rPr>
          <w:rStyle w:val="24"/>
        </w:rPr>
        <w:t>=</w:t>
      </w:r>
      <w:r>
        <w:rPr>
          <w:rStyle w:val="25"/>
        </w:rPr>
        <w:t>(</w:t>
      </w:r>
      <w:r>
        <w:rPr>
          <w:rStyle w:val="23"/>
        </w:rPr>
        <w:t>3</w:t>
      </w:r>
      <w:r>
        <w:rPr>
          <w:rStyle w:val="29"/>
          <w:rFonts w:hint="eastAsia" w:ascii="微软雅黑" w:hAnsi="微软雅黑" w:eastAsia="微软雅黑" w:cs="微软雅黑"/>
        </w:rPr>
        <w:t>−</w:t>
      </w:r>
      <w:r>
        <w:rPr>
          <w:rStyle w:val="23"/>
        </w:rPr>
        <w:t>1</w:t>
      </w:r>
      <w:r>
        <w:rPr>
          <w:rStyle w:val="27"/>
        </w:rPr>
        <w:t>)</w:t>
      </w:r>
      <w:r>
        <w:rPr>
          <w:rStyle w:val="29"/>
        </w:rPr>
        <w:t>×</w:t>
      </w:r>
      <w:r>
        <w:rPr>
          <w:rStyle w:val="23"/>
        </w:rPr>
        <w:t>2</w:t>
      </w:r>
      <w:r>
        <w:rPr>
          <w:rStyle w:val="26"/>
          <w:rFonts w:hint="eastAsia" w:ascii="MS Mincho" w:hAnsi="MS Mincho" w:eastAsia="MS Mincho" w:cs="MS Mincho"/>
        </w:rPr>
        <w:t>​</w:t>
      </w:r>
      <w:r>
        <w:rPr>
          <w:rStyle w:val="23"/>
        </w:rPr>
        <w:t>1</w:t>
      </w:r>
      <w:r>
        <w:rPr>
          <w:rStyle w:val="26"/>
          <w:rFonts w:hint="eastAsia" w:ascii="MS Mincho" w:hAnsi="MS Mincho" w:eastAsia="MS Mincho" w:cs="MS Mincho"/>
        </w:rPr>
        <w:t>​</w:t>
      </w:r>
      <w:r>
        <w:rPr>
          <w:rStyle w:val="24"/>
        </w:rPr>
        <w:t>=</w:t>
      </w:r>
      <w:r>
        <w:rPr>
          <w:rStyle w:val="23"/>
        </w:rPr>
        <w:t>22</w:t>
      </w:r>
      <w:r>
        <w:rPr>
          <w:rStyle w:val="26"/>
          <w:rFonts w:hint="eastAsia" w:ascii="MS Mincho" w:hAnsi="MS Mincho" w:eastAsia="MS Mincho" w:cs="MS Mincho"/>
        </w:rPr>
        <w:t>​</w:t>
      </w:r>
      <w:r>
        <w:rPr>
          <w:rStyle w:val="23"/>
        </w:rPr>
        <w:t>1</w:t>
      </w:r>
      <w:r>
        <w:rPr>
          <w:rStyle w:val="26"/>
          <w:rFonts w:hint="eastAsia" w:ascii="MS Mincho" w:hAnsi="MS Mincho" w:eastAsia="MS Mincho" w:cs="MS Mincho"/>
        </w:rPr>
        <w:t>​</w:t>
      </w:r>
      <w:r>
        <w:rPr>
          <w:rStyle w:val="24"/>
        </w:rPr>
        <w:t>≈</w:t>
      </w:r>
      <w:r>
        <w:rPr>
          <w:rStyle w:val="23"/>
        </w:rPr>
        <w:t>0.3535</w:t>
      </w:r>
    </w:p>
    <w:p w14:paraId="5563895C">
      <w:pPr>
        <w:pStyle w:val="9"/>
        <w:numPr>
          <w:ilvl w:val="0"/>
          <w:numId w:val="22"/>
        </w:numPr>
      </w:pPr>
      <w:r>
        <w:rPr>
          <w:rStyle w:val="13"/>
        </w:rPr>
        <w:t>缩放后的 λ 值</w:t>
      </w:r>
      <w:r>
        <w:t>：</w:t>
      </w:r>
    </w:p>
    <w:p w14:paraId="6699609E">
      <w:pPr>
        <w:spacing w:beforeAutospacing="1" w:afterAutospacing="1"/>
        <w:ind w:left="720"/>
      </w:pPr>
      <w:r>
        <w:rPr>
          <w:rStyle w:val="22"/>
        </w:rPr>
        <w:t>λscaled=0.622≈0.2121\lambda_{\text{scaled}} = \frac{0.6}{2\sqrt{2}} \approx 0.2121</w:t>
      </w:r>
      <w:r>
        <w:rPr>
          <w:rStyle w:val="23"/>
        </w:rPr>
        <w:t>λscaled</w:t>
      </w:r>
      <w:r>
        <w:rPr>
          <w:rStyle w:val="26"/>
          <w:rFonts w:hint="eastAsia" w:ascii="MS Mincho" w:hAnsi="MS Mincho" w:eastAsia="MS Mincho" w:cs="MS Mincho"/>
        </w:rPr>
        <w:t>​</w:t>
      </w:r>
      <w:r>
        <w:rPr>
          <w:rStyle w:val="24"/>
        </w:rPr>
        <w:t>=</w:t>
      </w:r>
      <w:r>
        <w:rPr>
          <w:rStyle w:val="23"/>
        </w:rPr>
        <w:t>22</w:t>
      </w:r>
      <w:r>
        <w:rPr>
          <w:rStyle w:val="26"/>
          <w:rFonts w:hint="eastAsia" w:ascii="MS Mincho" w:hAnsi="MS Mincho" w:eastAsia="MS Mincho" w:cs="MS Mincho"/>
        </w:rPr>
        <w:t>​</w:t>
      </w:r>
      <w:r>
        <w:rPr>
          <w:rStyle w:val="23"/>
        </w:rPr>
        <w:t>0.6</w:t>
      </w:r>
      <w:r>
        <w:rPr>
          <w:rStyle w:val="26"/>
          <w:rFonts w:hint="eastAsia" w:ascii="MS Mincho" w:hAnsi="MS Mincho" w:eastAsia="MS Mincho" w:cs="MS Mincho"/>
        </w:rPr>
        <w:t>​</w:t>
      </w:r>
      <w:r>
        <w:rPr>
          <w:rStyle w:val="24"/>
        </w:rPr>
        <w:t>≈</w:t>
      </w:r>
      <w:r>
        <w:rPr>
          <w:rStyle w:val="23"/>
        </w:rPr>
        <w:t>0.2121</w:t>
      </w:r>
    </w:p>
    <w:p w14:paraId="251C7134">
      <w:pPr>
        <w:widowControl/>
        <w:numPr>
          <w:ilvl w:val="0"/>
          <w:numId w:val="23"/>
        </w:numPr>
        <w:spacing w:before="100" w:beforeAutospacing="1" w:after="100" w:afterAutospacing="1"/>
        <w:jc w:val="left"/>
      </w:pPr>
      <w:r>
        <w:rPr>
          <w:rStyle w:val="13"/>
        </w:rPr>
        <w:t>理想 λ 值</w:t>
      </w:r>
      <w:r>
        <w:t>（0.3535）对均匀性要求较高，可能导致在实际取样中需要多次迭代才能满足这个条件。</w:t>
      </w:r>
    </w:p>
    <w:p w14:paraId="4F2FAFA2">
      <w:pPr>
        <w:widowControl/>
        <w:numPr>
          <w:ilvl w:val="0"/>
          <w:numId w:val="23"/>
        </w:numPr>
        <w:spacing w:before="100" w:beforeAutospacing="1" w:after="100" w:afterAutospacing="1"/>
        <w:jc w:val="left"/>
      </w:pPr>
      <w:r>
        <w:rPr>
          <w:rStyle w:val="13"/>
        </w:rPr>
        <w:t>缩放后的 λ 值</w:t>
      </w:r>
      <w:r>
        <w:t>（0.2121）则降低了均匀性要求，使得较早终止迭代成为可能，同时仍能保证样本点的分布相对均匀。</w:t>
      </w:r>
    </w:p>
    <w:p w14:paraId="7371A839">
      <w:pPr>
        <w:pStyle w:val="4"/>
      </w:pPr>
      <w:r>
        <w:t>总结</w:t>
      </w:r>
    </w:p>
    <w:p w14:paraId="6A4F92C2">
      <w:pPr>
        <w:pStyle w:val="9"/>
      </w:pPr>
      <w:r>
        <w:t>缩放因子的引入是为了在理论均匀性和实际计算可行性之间取得平衡。通过缩放 λ 值，算法能够在较少的计算时间和资源下生成均匀性较高的样本点分布，从而提高算法的实用性。这个缩放因子本质上是经验调节的结果，能够适应不同的应用场景，同时保持一定的灵活性。</w:t>
      </w:r>
    </w:p>
    <w:p w14:paraId="198A3660">
      <w:pPr>
        <w:pStyle w:val="3"/>
        <w:rPr>
          <w:rStyle w:val="20"/>
          <w:b w:val="0"/>
          <w:bCs w:val="0"/>
        </w:rPr>
      </w:pPr>
      <w:r>
        <w:rPr>
          <w:rStyle w:val="20"/>
          <w:b w:val="0"/>
          <w:bCs w:val="0"/>
        </w:rPr>
        <w:t>均匀性指标 G(S)</w:t>
      </w:r>
    </w:p>
    <w:p w14:paraId="1BC3AF60">
      <w:pPr>
        <w:pStyle w:val="9"/>
      </w:pPr>
      <w:r>
        <w:t xml:space="preserve">其中 </w:t>
      </w:r>
      <w:r>
        <w:rPr>
          <w:rStyle w:val="22"/>
        </w:rPr>
        <w:t>S</w:t>
      </w:r>
      <w:r>
        <w:t xml:space="preserve"> 是设计点的集合。这种指标基于设计点之间的距离，计算它们之间距离的平方的倒数之和。该指标通常用于设计优化，以确保设计点在空间中分布得尽可能均匀。</w:t>
      </w:r>
    </w:p>
    <w:p w14:paraId="3D2BBDE2">
      <w:pPr>
        <w:pStyle w:val="4"/>
      </w:pPr>
      <w:r>
        <w:t>公式解释：</w:t>
      </w:r>
    </w:p>
    <w:p w14:paraId="52204FEE">
      <w:pPr>
        <w:pStyle w:val="9"/>
      </w:pPr>
      <w:r>
        <w:t xml:space="preserve">给定一个包含 </w:t>
      </w:r>
      <w:r>
        <w:rPr>
          <w:rStyle w:val="22"/>
        </w:rPr>
        <w:t>m</w:t>
      </w:r>
      <w:r>
        <w:t xml:space="preserve"> 个设计点的集合 </w:t>
      </w:r>
      <w:r>
        <w:rPr>
          <w:rStyle w:val="22"/>
        </w:rPr>
        <w:t>S={X1,X2,…,Xm}</w:t>
      </w:r>
      <w:r>
        <w:t xml:space="preserve">，每个设计点 </w:t>
      </w:r>
      <w:r>
        <w:rPr>
          <w:rStyle w:val="22"/>
        </w:rPr>
        <w:t>Xi</w:t>
      </w:r>
      <w:r>
        <w:t xml:space="preserve">是一个 </w:t>
      </w:r>
      <w:r>
        <w:rPr>
          <w:rStyle w:val="22"/>
          <w:rFonts w:hint="eastAsia"/>
        </w:rPr>
        <w:t>n</w:t>
      </w:r>
      <w:r>
        <w:t xml:space="preserve"> 维向量。均匀性指标 </w:t>
      </w:r>
      <w:r>
        <w:rPr>
          <w:rStyle w:val="22"/>
        </w:rPr>
        <w:t>G(S)</w:t>
      </w:r>
      <w:r>
        <w:t>定义为：</w:t>
      </w:r>
    </w:p>
    <w:p w14:paraId="3585BF14">
      <w:pPr>
        <w:pStyle w:val="9"/>
        <w:jc w:val="center"/>
      </w:pPr>
      <m:oMath>
        <m:r>
          <m:rPr/>
          <w:rPr>
            <w:rFonts w:ascii="Cambria Math" w:hAnsi="Cambria Math" w:cs="Times New Roman"/>
          </w:rPr>
          <m:t>G</m:t>
        </m:r>
        <m:d>
          <m:dPr>
            <m:ctrlPr>
              <w:rPr>
                <w:rFonts w:ascii="Cambria Math" w:hAnsi="Cambria Math" w:cs="Times New Roman"/>
              </w:rPr>
            </m:ctrlPr>
          </m:dPr>
          <m:e>
            <m:r>
              <m:rPr/>
              <w:rPr>
                <w:rFonts w:ascii="Cambria Math" w:hAnsi="Cambria Math" w:cs="Times New Roman"/>
              </w:rPr>
              <m:t>S</m:t>
            </m:r>
            <m:ctrlPr>
              <w:rPr>
                <w:rFonts w:ascii="Cambria Math" w:hAnsi="Cambria Math" w:cs="Times New Roman"/>
              </w:rPr>
            </m:ctrlPr>
          </m:e>
        </m:d>
        <m:r>
          <m:rPr>
            <m:sty m:val="p"/>
          </m:rPr>
          <w:rPr>
            <w:rFonts w:ascii="Cambria Math" w:hAnsi="Cambria Math" w:cs="Times New Roman"/>
          </w:rPr>
          <m:t>=</m:t>
        </m:r>
        <m:nary>
          <m:naryPr>
            <m:chr m:val="∑"/>
            <m:limLoc m:val="undOvr"/>
            <m:ctrlPr>
              <w:rPr>
                <w:rFonts w:ascii="Cambria Math" w:hAnsi="Cambria Math" w:cs="Times New Roman"/>
              </w:rPr>
            </m:ctrlPr>
          </m:naryPr>
          <m:sub>
            <m:r>
              <m:rPr/>
              <w:rPr>
                <w:rFonts w:ascii="Cambria Math" w:hAnsi="Cambria Math" w:cs="Times New Roman"/>
              </w:rPr>
              <m:t>i</m:t>
            </m:r>
            <m:r>
              <m:rPr>
                <m:sty m:val="p"/>
              </m:rPr>
              <w:rPr>
                <w:rFonts w:ascii="Cambria Math" w:hAnsi="Cambria Math" w:cs="Times New Roman"/>
              </w:rPr>
              <m:t>=1</m:t>
            </m:r>
            <m:ctrlPr>
              <w:rPr>
                <w:rFonts w:ascii="Cambria Math" w:hAnsi="Cambria Math" w:cs="Times New Roman"/>
              </w:rPr>
            </m:ctrlPr>
          </m:sub>
          <m:sup>
            <m:r>
              <m:rPr/>
              <w:rPr>
                <w:rFonts w:ascii="Cambria Math" w:hAnsi="Cambria Math" w:cs="Times New Roman"/>
              </w:rPr>
              <m:t>m</m:t>
            </m:r>
            <m:ctrlPr>
              <w:rPr>
                <w:rFonts w:ascii="Cambria Math" w:hAnsi="Cambria Math" w:cs="Times New Roman"/>
              </w:rPr>
            </m:ctrlPr>
          </m:sup>
          <m:e>
            <m:nary>
              <m:naryPr>
                <m:chr m:val="∑"/>
                <m:limLoc m:val="undOvr"/>
                <m:ctrlPr>
                  <w:rPr>
                    <w:rFonts w:ascii="Cambria Math" w:hAnsi="Cambria Math" w:cs="Times New Roman"/>
                  </w:rPr>
                </m:ctrlPr>
              </m:naryPr>
              <m:sub>
                <m:r>
                  <m:rPr/>
                  <w:rPr>
                    <w:rFonts w:ascii="Cambria Math" w:hAnsi="Cambria Math" w:cs="Times New Roman"/>
                  </w:rPr>
                  <m:t>j</m:t>
                </m:r>
                <m:r>
                  <m:rPr>
                    <m:sty m:val="p"/>
                  </m:rPr>
                  <w:rPr>
                    <w:rFonts w:ascii="Cambria Math" w:hAnsi="Cambria Math" w:cs="Times New Roman"/>
                  </w:rPr>
                  <m:t>=</m:t>
                </m:r>
                <m:r>
                  <m:rPr/>
                  <w:rPr>
                    <w:rFonts w:ascii="Cambria Math" w:hAnsi="Cambria Math" w:cs="Times New Roman"/>
                  </w:rPr>
                  <m:t>i</m:t>
                </m:r>
                <m:r>
                  <m:rPr>
                    <m:sty m:val="p"/>
                  </m:rPr>
                  <w:rPr>
                    <w:rFonts w:ascii="Cambria Math" w:hAnsi="Cambria Math" w:cs="Times New Roman"/>
                  </w:rPr>
                  <m:t>+1</m:t>
                </m:r>
                <m:ctrlPr>
                  <w:rPr>
                    <w:rFonts w:ascii="Cambria Math" w:hAnsi="Cambria Math" w:cs="Times New Roman"/>
                  </w:rPr>
                </m:ctrlPr>
              </m:sub>
              <m:sup>
                <m:r>
                  <m:rPr/>
                  <w:rPr>
                    <w:rFonts w:ascii="Cambria Math" w:hAnsi="Cambria Math" w:cs="Times New Roman"/>
                  </w:rPr>
                  <m:t>m</m:t>
                </m:r>
                <m:ctrlPr>
                  <w:rPr>
                    <w:rFonts w:ascii="Cambria Math" w:hAnsi="Cambria Math" w:cs="Times New Roman"/>
                  </w:rPr>
                </m:ctrlPr>
              </m:sup>
              <m:e>
                <m:f>
                  <m:fPr>
                    <m:ctrlPr>
                      <w:rPr>
                        <w:rFonts w:ascii="Cambria Math" w:hAnsi="Cambria Math" w:cs="Times New Roman"/>
                      </w:rPr>
                    </m:ctrlPr>
                  </m:fPr>
                  <m:num>
                    <m:r>
                      <m:rPr>
                        <m:sty m:val="p"/>
                      </m:rPr>
                      <w:rPr>
                        <w:rFonts w:ascii="Cambria Math" w:hAnsi="Cambria Math" w:cs="Times New Roman"/>
                      </w:rPr>
                      <m:t>1</m:t>
                    </m:r>
                    <m:ctrlPr>
                      <w:rPr>
                        <w:rFonts w:ascii="Cambria Math" w:hAnsi="Cambria Math" w:cs="Times New Roman"/>
                      </w:rPr>
                    </m:ctrlPr>
                  </m:num>
                  <w:commentRangeStart w:id="2"/>
                  <m:den>
                    <m:sSup>
                      <m:sSupPr>
                        <m:ctrlPr>
                          <w:rPr>
                            <w:rFonts w:ascii="Cambria Math" w:hAnsi="Cambria Math" w:cs="Times New Roman"/>
                          </w:rPr>
                        </m:ctrlPr>
                      </m:sSupPr>
                      <m:e>
                        <m:d>
                          <m:dPr>
                            <m:begChr m:val="‖"/>
                            <m:endChr m:val="‖"/>
                            <m:ctrlPr>
                              <w:rPr>
                                <w:rFonts w:ascii="Cambria Math" w:hAnsi="Cambria Math" w:cs="Times New Roman"/>
                              </w:rPr>
                            </m:ctrlPr>
                          </m:dPr>
                          <m:e>
                            <m:sSub>
                              <m:sSubPr>
                                <m:ctrlPr>
                                  <w:rPr>
                                    <w:rFonts w:ascii="Cambria Math" w:hAnsi="Cambria Math" w:cs="Times New Roman"/>
                                  </w:rPr>
                                </m:ctrlPr>
                              </m:sSubPr>
                              <m:e>
                                <m:r>
                                  <m:rPr/>
                                  <w:rPr>
                                    <w:rFonts w:ascii="Cambria Math" w:hAnsi="Cambria Math" w:cs="Times New Roman"/>
                                  </w:rPr>
                                  <m:t>X</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r>
                              <m:rPr>
                                <m:sty m:val="p"/>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X</m:t>
                                </m:r>
                                <m:ctrlPr>
                                  <w:rPr>
                                    <w:rFonts w:ascii="Cambria Math" w:hAnsi="Cambria Math" w:cs="Times New Roman"/>
                                  </w:rPr>
                                </m:ctrlPr>
                              </m:e>
                              <m:sub>
                                <m:r>
                                  <m:rPr/>
                                  <w:rPr>
                                    <w:rFonts w:ascii="Cambria Math" w:hAnsi="Cambria Math" w:cs="Times New Roman"/>
                                  </w:rPr>
                                  <m:t>j</m:t>
                                </m:r>
                                <m:ctrlPr>
                                  <w:rPr>
                                    <w:rFonts w:ascii="Cambria Math" w:hAnsi="Cambria Math" w:cs="Times New Roman"/>
                                  </w:rPr>
                                </m:ctrlPr>
                              </m:sub>
                            </m:sSub>
                            <m:ctrlPr>
                              <w:rPr>
                                <w:rFonts w:ascii="Cambria Math" w:hAnsi="Cambria Math" w:cs="Times New Roman"/>
                              </w:rPr>
                            </m:ctrlPr>
                          </m:e>
                        </m:d>
                        <w:commentRangeEnd w:id="2"/>
                        <m:r>
                          <m:rPr>
                            <m:sty m:val="p"/>
                          </m:rPr>
                          <w:commentReference w:id="2"/>
                        </m:r>
                        <m:ctrlPr>
                          <w:rPr>
                            <w:rFonts w:ascii="Cambria Math" w:hAnsi="Cambria Math" w:cs="Times New Roman"/>
                          </w:rPr>
                        </m:ctrlPr>
                      </m:e>
                      <m:sup>
                        <m:r>
                          <m:rPr>
                            <m:sty m:val="p"/>
                          </m:rPr>
                          <w:rPr>
                            <w:rFonts w:ascii="Cambria Math" w:hAnsi="Cambria Math" w:cs="Times New Roman"/>
                          </w:rPr>
                          <m:t>2</m:t>
                        </m:r>
                        <m:ctrlPr>
                          <w:rPr>
                            <w:rFonts w:ascii="Cambria Math" w:hAnsi="Cambria Math" w:cs="Times New Roman"/>
                          </w:rPr>
                        </m:ctrlPr>
                      </m:sup>
                    </m:sSup>
                    <m:ctrlPr>
                      <w:rPr>
                        <w:rFonts w:ascii="Cambria Math" w:hAnsi="Cambria Math" w:cs="Times New Roman"/>
                      </w:rPr>
                    </m:ctrlPr>
                  </m:den>
                </m:f>
                <m:ctrlPr>
                  <w:rPr>
                    <w:rFonts w:ascii="Cambria Math" w:hAnsi="Cambria Math" w:cs="Times New Roman"/>
                  </w:rPr>
                </m:ctrlPr>
              </m:e>
            </m:nary>
            <m:ctrlPr>
              <w:rPr>
                <w:rFonts w:ascii="Cambria Math" w:hAnsi="Cambria Math" w:cs="Times New Roman"/>
              </w:rPr>
            </m:ctrlPr>
          </m:e>
        </m:nary>
      </m:oMath>
      <w:commentRangeStart w:id="3"/>
      <w:r>
        <w:rPr>
          <w:rFonts w:hint="eastAsia"/>
        </w:rPr>
        <w:t>（文献出处）</w:t>
      </w:r>
      <w:commentRangeEnd w:id="3"/>
      <w:r>
        <w:rPr>
          <w:rStyle w:val="16"/>
          <w:rFonts w:asciiTheme="minorHAnsi" w:hAnsiTheme="minorHAnsi" w:eastAsiaTheme="minorEastAsia" w:cstheme="minorBidi"/>
          <w:kern w:val="2"/>
        </w:rPr>
        <w:commentReference w:id="3"/>
      </w:r>
    </w:p>
    <w:p w14:paraId="085F9B29">
      <w:pPr>
        <w:pStyle w:val="9"/>
      </w:pPr>
      <w:r>
        <w:t>其中：</w:t>
      </w:r>
    </w:p>
    <w:p w14:paraId="56D0371B">
      <w:pPr>
        <w:widowControl/>
        <w:numPr>
          <w:ilvl w:val="0"/>
          <w:numId w:val="24"/>
        </w:numPr>
        <w:spacing w:before="100" w:beforeAutospacing="1" w:after="100" w:afterAutospacing="1"/>
        <w:jc w:val="left"/>
      </w:pPr>
      <w:r>
        <w:rPr>
          <w:rStyle w:val="22"/>
        </w:rPr>
        <w:t>∥Xi</w:t>
      </w:r>
      <w:r>
        <w:rPr>
          <w:rStyle w:val="22"/>
          <w:rFonts w:hint="eastAsia" w:ascii="微软雅黑" w:hAnsi="微软雅黑" w:eastAsia="微软雅黑" w:cs="微软雅黑"/>
        </w:rPr>
        <w:t>−</w:t>
      </w:r>
      <w:r>
        <w:rPr>
          <w:rStyle w:val="22"/>
        </w:rPr>
        <w:t>Xj∥</w:t>
      </w:r>
      <w:r>
        <w:t xml:space="preserve">表示设计点 </w:t>
      </w:r>
      <w:r>
        <w:rPr>
          <w:rStyle w:val="22"/>
        </w:rPr>
        <w:t>Xi</w:t>
      </w:r>
      <w:r>
        <w:rPr>
          <w:rStyle w:val="23"/>
        </w:rPr>
        <w:t>i</w:t>
      </w:r>
      <w:r>
        <w:rPr>
          <w:rStyle w:val="26"/>
          <w:rFonts w:hint="eastAsia" w:ascii="MS Mincho" w:hAnsi="MS Mincho" w:eastAsia="MS Mincho" w:cs="MS Mincho"/>
        </w:rPr>
        <w:t>​</w:t>
      </w:r>
      <w:r>
        <w:t xml:space="preserve"> 和 </w:t>
      </w:r>
      <w:r>
        <w:rPr>
          <w:rStyle w:val="22"/>
        </w:rPr>
        <w:t>Xj</w:t>
      </w:r>
      <w:r>
        <w:t xml:space="preserve"> 之间的欧几里得距离。</w:t>
      </w:r>
    </w:p>
    <w:p w14:paraId="5CF87680">
      <w:pPr>
        <w:pStyle w:val="4"/>
      </w:pPr>
      <w:r>
        <w:t>直观解释：</w:t>
      </w:r>
    </w:p>
    <w:p w14:paraId="42E70309">
      <w:pPr>
        <w:widowControl/>
        <w:numPr>
          <w:ilvl w:val="0"/>
          <w:numId w:val="25"/>
        </w:numPr>
        <w:spacing w:before="100" w:beforeAutospacing="1" w:after="100" w:afterAutospacing="1"/>
        <w:jc w:val="left"/>
      </w:pPr>
      <w:r>
        <w:rPr>
          <w:rStyle w:val="13"/>
        </w:rPr>
        <w:t>距离的平方倒数</w:t>
      </w:r>
      <w:r>
        <w:t xml:space="preserve">：两个点之间距离越近，其平方倒数越大。因此，如果两个设计点 </w:t>
      </w:r>
      <w:r>
        <w:rPr>
          <w:rStyle w:val="22"/>
        </w:rPr>
        <w:t>Xi</w:t>
      </w:r>
      <w:r>
        <w:t xml:space="preserve"> 和 </w:t>
      </w:r>
      <w:r>
        <w:rPr>
          <w:rStyle w:val="22"/>
        </w:rPr>
        <w:t>Xj</w:t>
      </w:r>
      <w:r>
        <w:t xml:space="preserve"> 非常接近，这一对点对 </w:t>
      </w:r>
      <w:r>
        <w:rPr>
          <w:rStyle w:val="22"/>
        </w:rPr>
        <w:t>G(S)</w:t>
      </w:r>
      <w:r>
        <w:t xml:space="preserve"> 的贡献就会非常大。</w:t>
      </w:r>
    </w:p>
    <w:p w14:paraId="336C57BF">
      <w:pPr>
        <w:widowControl/>
        <w:numPr>
          <w:ilvl w:val="0"/>
          <w:numId w:val="25"/>
        </w:numPr>
        <w:spacing w:before="100" w:beforeAutospacing="1" w:after="100" w:afterAutospacing="1"/>
        <w:jc w:val="left"/>
      </w:pPr>
      <w:r>
        <w:rPr>
          <w:rStyle w:val="13"/>
        </w:rPr>
        <w:t>指标性质</w:t>
      </w:r>
      <w:r>
        <w:t xml:space="preserve">： </w:t>
      </w:r>
      <w:r>
        <w:rPr>
          <w:rStyle w:val="22"/>
        </w:rPr>
        <w:t xml:space="preserve">G(S) </w:t>
      </w:r>
      <w:r>
        <w:t xml:space="preserve">值越小，表示设计点之间的距离越大，分布得越均匀。相反， </w:t>
      </w:r>
      <w:r>
        <w:rPr>
          <w:rStyle w:val="22"/>
        </w:rPr>
        <w:t>G(S)</w:t>
      </w:r>
      <w:r>
        <w:t xml:space="preserve"> 值越大，表示设计点分布不均匀，存在较多的点之间的距离非常近。</w:t>
      </w:r>
    </w:p>
    <w:p w14:paraId="4A1EE814">
      <w:pPr>
        <w:pStyle w:val="4"/>
      </w:pPr>
      <w:r>
        <w:rPr>
          <w:rStyle w:val="23"/>
          <w:rFonts w:hint="eastAsia" w:ascii="MS Mincho" w:hAnsi="MS Mincho" w:eastAsia="MS Mincho" w:cs="MS Mincho"/>
        </w:rPr>
        <w:t>∅</w:t>
      </w:r>
      <w:r>
        <w:rPr>
          <w:rStyle w:val="23"/>
        </w:rPr>
        <w:t>p</w:t>
      </w:r>
      <w:r>
        <w:rPr>
          <w:rStyle w:val="26"/>
          <w:rFonts w:hint="eastAsia" w:ascii="MS Mincho" w:hAnsi="MS Mincho" w:eastAsia="MS Mincho" w:cs="MS Mincho"/>
        </w:rPr>
        <w:t>​</w:t>
      </w:r>
      <w:r>
        <w:t xml:space="preserve"> 指标</w:t>
      </w:r>
    </w:p>
    <w:p w14:paraId="4B9A2B85">
      <m:oMathPara>
        <m:oMath>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nary>
            <m:naryPr>
              <m:chr m:val="∑"/>
              <m:grow m:val="1"/>
              <m:limLoc m:val="undOvr"/>
              <m:ctrlPr>
                <w:rPr>
                  <w:rFonts w:ascii="Cambria Math" w:hAnsi="Cambria Math"/>
                </w:rPr>
              </m:ctrlPr>
            </m:naryPr>
            <m:sub>
              <m:r>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 </m:t>
              </m:r>
              <m:ctrlPr>
                <w:rPr>
                  <w:rFonts w:ascii="Cambria Math" w:hAnsi="Cambria Math"/>
                </w:rPr>
              </m:ctrlPr>
            </m:e>
          </m:nary>
          <m:nary>
            <m:naryPr>
              <m:chr m:val="∑"/>
              <m:grow m:val="1"/>
              <m:limLoc m:val="undOvr"/>
              <m:ctrlPr>
                <w:rPr>
                  <w:rFonts w:ascii="Cambria Math" w:hAnsi="Cambria Math"/>
                </w:rPr>
              </m:ctrlPr>
            </m:naryPr>
            <m:sub>
              <m:r>
                <m:rPr/>
                <w:rPr>
                  <w:rFonts w:ascii="Cambria Math" w:hAnsi="Cambria Math"/>
                </w:rPr>
                <m:t>j=i+1</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 </m:t>
              </m:r>
              <m:ctrlPr>
                <w:rPr>
                  <w:rFonts w:ascii="Cambria Math" w:hAnsi="Cambria Math"/>
                </w:rPr>
              </m:ctrlPr>
            </m:e>
          </m:nary>
          <m:sSubSup>
            <m:sSubSupPr>
              <m:ctrlPr>
                <w:rPr>
                  <w:rFonts w:ascii="Cambria Math" w:hAnsi="Cambria Math"/>
                </w:rPr>
              </m:ctrlPr>
            </m:sSubSup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−p</m:t>
              </m:r>
              <m:ctrlPr>
                <w:rPr>
                  <w:rFonts w:ascii="Cambria Math" w:hAnsi="Cambria Math"/>
                </w:rPr>
              </m:ctrlPr>
            </m:sup>
          </m:sSubSup>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1/p</m:t>
              </m:r>
              <m:ctrlPr>
                <w:rPr>
                  <w:rFonts w:ascii="Cambria Math" w:hAnsi="Cambria Math"/>
                </w:rPr>
              </m:ctrlPr>
            </m:sup>
          </m:sSup>
          <m:r>
            <m:rPr>
              <m:sty m:val="p"/>
            </m:rPr>
            <w:commentReference w:id="4"/>
          </m:r>
        </m:oMath>
      </m:oMathPara>
    </w:p>
    <w:p w14:paraId="14349F57">
      <w:pPr>
        <w:widowControl/>
        <w:numPr>
          <w:ilvl w:val="0"/>
          <w:numId w:val="26"/>
        </w:numPr>
        <w:spacing w:before="100" w:beforeAutospacing="1" w:after="100" w:afterAutospacing="1"/>
        <w:jc w:val="left"/>
      </w:pPr>
      <w:r>
        <w:rPr>
          <w:rStyle w:val="13"/>
        </w:rPr>
        <w:t>公式结构</w:t>
      </w:r>
      <w:r>
        <w:t>：</w:t>
      </w:r>
      <w:r>
        <w:rPr>
          <w:rStyle w:val="22"/>
          <w:rFonts w:hint="eastAsia" w:ascii="MS Mincho" w:hAnsi="MS Mincho" w:eastAsia="MS Mincho" w:cs="MS Mincho"/>
        </w:rPr>
        <w:t>∅</w:t>
      </w:r>
      <w:r>
        <w:rPr>
          <w:rStyle w:val="22"/>
        </w:rPr>
        <w:t>p</w:t>
      </w:r>
      <w:r>
        <w:rPr>
          <w:rStyle w:val="26"/>
          <w:rFonts w:hint="eastAsia" w:ascii="MS Mincho" w:hAnsi="MS Mincho" w:eastAsia="MS Mincho" w:cs="MS Mincho"/>
        </w:rPr>
        <w:t xml:space="preserve"> ​</w:t>
      </w:r>
      <w:r>
        <w:t xml:space="preserve"> 是点对之间距离的 </w:t>
      </w:r>
      <w:r>
        <w:rPr>
          <w:rStyle w:val="22"/>
          <w:rFonts w:hint="eastAsia" w:ascii="微软雅黑" w:hAnsi="微软雅黑" w:eastAsia="微软雅黑" w:cs="微软雅黑"/>
        </w:rPr>
        <w:t>−</w:t>
      </w:r>
      <w:r>
        <w:rPr>
          <w:rStyle w:val="22"/>
        </w:rPr>
        <w:t>p</w:t>
      </w:r>
      <w:r>
        <w:t xml:space="preserve"> 次幂的和的 </w:t>
      </w:r>
      <w:r>
        <w:rPr>
          <w:rStyle w:val="22"/>
        </w:rPr>
        <w:t>1/p</w:t>
      </w:r>
      <w:r>
        <w:t xml:space="preserve"> 次根。</w:t>
      </w:r>
    </w:p>
    <w:p w14:paraId="41D18CD2">
      <w:pPr>
        <w:widowControl/>
        <w:numPr>
          <w:ilvl w:val="0"/>
          <w:numId w:val="26"/>
        </w:numPr>
        <w:spacing w:before="100" w:beforeAutospacing="1" w:after="100" w:afterAutospacing="1"/>
        <w:jc w:val="left"/>
      </w:pPr>
      <w:r>
        <w:rPr>
          <w:rStyle w:val="13"/>
        </w:rPr>
        <w:t xml:space="preserve">参数 </w:t>
      </w:r>
      <w:r>
        <w:rPr>
          <w:rStyle w:val="22"/>
          <w:b/>
          <w:bCs/>
        </w:rPr>
        <w:t>pp</w:t>
      </w:r>
      <w:r>
        <w:rPr>
          <w:rStyle w:val="23"/>
          <w:b/>
          <w:bCs/>
        </w:rPr>
        <w:t>p</w:t>
      </w:r>
      <w:r>
        <w:t>：</w:t>
      </w:r>
      <w:r>
        <w:rPr>
          <w:rStyle w:val="22"/>
        </w:rPr>
        <w:t>p</w:t>
      </w:r>
      <w:r>
        <w:t xml:space="preserve"> 是一个可调参数，用于控制距离的敏感性。具体来说：</w:t>
      </w:r>
    </w:p>
    <w:p w14:paraId="1F142151">
      <w:pPr>
        <w:widowControl/>
        <w:numPr>
          <w:ilvl w:val="1"/>
          <w:numId w:val="26"/>
        </w:numPr>
        <w:spacing w:before="100" w:beforeAutospacing="1" w:after="100" w:afterAutospacing="1"/>
        <w:jc w:val="left"/>
      </w:pPr>
      <w:r>
        <w:t xml:space="preserve">当 </w:t>
      </w:r>
      <w:r>
        <w:rPr>
          <w:rStyle w:val="22"/>
        </w:rPr>
        <w:t>p&gt;0</w:t>
      </w:r>
      <w:r>
        <w:t xml:space="preserve"> 时，</w:t>
      </w:r>
      <w:r>
        <w:rPr>
          <w:rStyle w:val="22"/>
          <w:rFonts w:hint="eastAsia" w:ascii="MS Mincho" w:hAnsi="MS Mincho" w:eastAsia="MS Mincho" w:cs="MS Mincho"/>
        </w:rPr>
        <w:t>∅</w:t>
      </w:r>
      <w:r>
        <w:rPr>
          <w:rStyle w:val="22"/>
        </w:rPr>
        <w:t>p</w:t>
      </w:r>
      <w:r>
        <w:rPr>
          <w:rStyle w:val="26"/>
          <w:rFonts w:hint="eastAsia" w:ascii="MS Mincho" w:hAnsi="MS Mincho" w:eastAsia="MS Mincho" w:cs="MS Mincho"/>
        </w:rPr>
        <w:t xml:space="preserve"> ​</w:t>
      </w:r>
      <w:r>
        <w:t xml:space="preserve"> 越大，距离越小的点对贡献越大，与 </w:t>
      </w:r>
      <w:r>
        <w:rPr>
          <w:rStyle w:val="22"/>
        </w:rPr>
        <w:t>G(S)</w:t>
      </w:r>
      <w:r>
        <w:t>类似。</w:t>
      </w:r>
    </w:p>
    <w:p w14:paraId="624EEFC6">
      <w:pPr>
        <w:widowControl/>
        <w:numPr>
          <w:ilvl w:val="1"/>
          <w:numId w:val="26"/>
        </w:numPr>
        <w:spacing w:before="100" w:beforeAutospacing="1" w:after="100" w:afterAutospacing="1"/>
        <w:jc w:val="left"/>
      </w:pPr>
      <w:r>
        <w:t xml:space="preserve">当 </w:t>
      </w:r>
      <w:r>
        <w:rPr>
          <w:rStyle w:val="22"/>
        </w:rPr>
        <w:t>p=2</w:t>
      </w:r>
      <w:r>
        <w:t>时，</w:t>
      </w:r>
      <w:r>
        <w:rPr>
          <w:rStyle w:val="22"/>
          <w:rFonts w:hint="eastAsia" w:ascii="MS Mincho" w:hAnsi="MS Mincho" w:eastAsia="MS Mincho" w:cs="MS Mincho"/>
        </w:rPr>
        <w:t>∅</w:t>
      </w:r>
      <w:r>
        <w:rPr>
          <w:rStyle w:val="22"/>
        </w:rPr>
        <w:t>p</w:t>
      </w:r>
      <w:r>
        <w:t xml:space="preserve">的形式与 </w:t>
      </w:r>
      <w:r>
        <w:rPr>
          <w:rStyle w:val="22"/>
        </w:rPr>
        <w:t>G(S)</w:t>
      </w:r>
      <w:r>
        <w:t>类似，但取了均值的平方根。</w:t>
      </w:r>
    </w:p>
    <w:p w14:paraId="0951667C">
      <w:pPr>
        <w:widowControl/>
        <w:numPr>
          <w:ilvl w:val="1"/>
          <w:numId w:val="26"/>
        </w:numPr>
        <w:spacing w:before="100" w:beforeAutospacing="1" w:after="100" w:afterAutospacing="1"/>
        <w:jc w:val="left"/>
      </w:pPr>
      <w:r>
        <w:rPr>
          <w:rStyle w:val="22"/>
        </w:rPr>
        <w:t>p</w:t>
      </w:r>
      <w:r>
        <w:t xml:space="preserve"> 的选择影响了指标的灵敏度。较大的 </w:t>
      </w:r>
      <w:r>
        <w:rPr>
          <w:rStyle w:val="22"/>
        </w:rPr>
        <w:t>p</w:t>
      </w:r>
      <w:r>
        <w:t xml:space="preserve"> 更关注短距离，而较小的 </w:t>
      </w:r>
      <w:r>
        <w:rPr>
          <w:rStyle w:val="22"/>
        </w:rPr>
        <w:t>p</w:t>
      </w:r>
      <w:r>
        <w:t xml:space="preserve"> 则提供更均衡的度量。</w:t>
      </w:r>
    </w:p>
    <w:p w14:paraId="12D55793">
      <w:pPr>
        <w:widowControl/>
        <w:numPr>
          <w:ilvl w:val="0"/>
          <w:numId w:val="26"/>
        </w:numPr>
        <w:spacing w:before="100" w:beforeAutospacing="1" w:after="100" w:afterAutospacing="1"/>
        <w:jc w:val="left"/>
      </w:pPr>
      <w:r>
        <w:rPr>
          <w:rStyle w:val="13"/>
        </w:rPr>
        <w:t>特点</w:t>
      </w:r>
      <w:r>
        <w:t>：</w:t>
      </w:r>
    </w:p>
    <w:p w14:paraId="1D8D628B">
      <w:pPr>
        <w:widowControl/>
        <w:numPr>
          <w:ilvl w:val="1"/>
          <w:numId w:val="26"/>
        </w:numPr>
        <w:spacing w:before="100" w:beforeAutospacing="1" w:after="100" w:afterAutospacing="1"/>
        <w:jc w:val="left"/>
      </w:pPr>
      <w:r>
        <w:t xml:space="preserve">通过调整 </w:t>
      </w:r>
      <w:r>
        <w:rPr>
          <w:rStyle w:val="22"/>
        </w:rPr>
        <w:t>p</w:t>
      </w:r>
      <w:r>
        <w:t>，可以控制指标对距离的敏感性，允许更灵活地适应不同的设计需求。</w:t>
      </w:r>
    </w:p>
    <w:p w14:paraId="540A348E">
      <w:pPr>
        <w:widowControl/>
        <w:numPr>
          <w:ilvl w:val="1"/>
          <w:numId w:val="26"/>
        </w:numPr>
        <w:spacing w:before="100" w:beforeAutospacing="1" w:after="100" w:afterAutospacing="1"/>
        <w:jc w:val="left"/>
      </w:pPr>
      <w:r>
        <w:t xml:space="preserve">当 </w:t>
      </w:r>
      <w:r>
        <w:rPr>
          <w:rStyle w:val="22"/>
        </w:rPr>
        <w:t>p=2</w:t>
      </w:r>
      <w:r>
        <w:t xml:space="preserve"> 时，</w:t>
      </w:r>
      <w:r>
        <w:rPr>
          <w:rStyle w:val="22"/>
          <w:rFonts w:hint="eastAsia" w:ascii="MS Mincho" w:hAnsi="MS Mincho" w:eastAsia="MS Mincho" w:cs="MS Mincho"/>
        </w:rPr>
        <w:t>∅</w:t>
      </w:r>
      <w:r>
        <w:rPr>
          <w:rStyle w:val="22"/>
        </w:rPr>
        <w:t>p</w:t>
      </w:r>
      <w:r>
        <w:t xml:space="preserve">的形式与 </w:t>
      </w:r>
      <w:r>
        <w:rPr>
          <w:rStyle w:val="22"/>
        </w:rPr>
        <w:t>G(S)</w:t>
      </w:r>
      <w:r>
        <w:t>更接近，只是经过了不同的归一化处理。</w:t>
      </w:r>
    </w:p>
    <w:p w14:paraId="268EFF0F">
      <w:pPr>
        <w:pStyle w:val="4"/>
      </w:pPr>
      <w:r>
        <w:t>对比总结：</w:t>
      </w:r>
    </w:p>
    <w:p w14:paraId="56DBA343">
      <w:pPr>
        <w:pStyle w:val="9"/>
        <w:numPr>
          <w:ilvl w:val="0"/>
          <w:numId w:val="27"/>
        </w:numPr>
      </w:pPr>
      <w:r>
        <w:rPr>
          <w:rStyle w:val="13"/>
        </w:rPr>
        <w:t>灵敏度</w:t>
      </w:r>
      <w:r>
        <w:t>：</w:t>
      </w:r>
    </w:p>
    <w:p w14:paraId="43131FC0">
      <w:pPr>
        <w:widowControl/>
        <w:numPr>
          <w:ilvl w:val="1"/>
          <w:numId w:val="27"/>
        </w:numPr>
        <w:spacing w:before="100" w:beforeAutospacing="1" w:after="100" w:afterAutospacing="1"/>
        <w:jc w:val="left"/>
      </w:pPr>
      <w:r>
        <w:rPr>
          <w:rStyle w:val="22"/>
        </w:rPr>
        <w:t>G(S)</w:t>
      </w:r>
      <w:r>
        <w:t xml:space="preserve"> 固定地关注所有点对距离的平方倒数，特别敏感于距离很近的点对。</w:t>
      </w:r>
    </w:p>
    <w:p w14:paraId="4FB5DD7E">
      <w:pPr>
        <w:widowControl/>
        <w:numPr>
          <w:ilvl w:val="1"/>
          <w:numId w:val="27"/>
        </w:numPr>
        <w:spacing w:before="100" w:beforeAutospacing="1" w:after="100" w:afterAutospacing="1"/>
        <w:jc w:val="left"/>
      </w:pPr>
      <w:r>
        <w:rPr>
          <w:rStyle w:val="22"/>
          <w:rFonts w:hint="eastAsia" w:ascii="MS Mincho" w:hAnsi="MS Mincho" w:eastAsia="MS Mincho" w:cs="MS Mincho"/>
        </w:rPr>
        <w:t>∅</w:t>
      </w:r>
      <w:r>
        <w:rPr>
          <w:rStyle w:val="22"/>
        </w:rPr>
        <w:t>p</w:t>
      </w:r>
      <w:r>
        <w:rPr>
          <w:rStyle w:val="26"/>
          <w:rFonts w:hint="eastAsia" w:ascii="MS Mincho" w:hAnsi="MS Mincho" w:eastAsia="MS Mincho" w:cs="MS Mincho"/>
        </w:rPr>
        <w:t xml:space="preserve"> ​</w:t>
      </w:r>
      <w:r>
        <w:t xml:space="preserve"> 提供了一个灵活的框架，通过调整 </w:t>
      </w:r>
      <w:r>
        <w:rPr>
          <w:rStyle w:val="22"/>
        </w:rPr>
        <w:t>p</w:t>
      </w:r>
      <w:r>
        <w:t>值，可以控制对距离的敏感度，从而在更广泛的应用场景中使用。</w:t>
      </w:r>
    </w:p>
    <w:p w14:paraId="0EFF1553">
      <w:pPr>
        <w:pStyle w:val="9"/>
        <w:numPr>
          <w:ilvl w:val="0"/>
          <w:numId w:val="27"/>
        </w:numPr>
      </w:pPr>
      <w:r>
        <w:rPr>
          <w:rStyle w:val="13"/>
        </w:rPr>
        <w:t>公式结构</w:t>
      </w:r>
      <w:r>
        <w:t>：</w:t>
      </w:r>
    </w:p>
    <w:p w14:paraId="6AE1CFDD">
      <w:pPr>
        <w:widowControl/>
        <w:numPr>
          <w:ilvl w:val="1"/>
          <w:numId w:val="27"/>
        </w:numPr>
        <w:spacing w:before="100" w:beforeAutospacing="1" w:after="100" w:afterAutospacing="1"/>
        <w:jc w:val="left"/>
      </w:pPr>
      <w:r>
        <w:rPr>
          <w:rStyle w:val="22"/>
        </w:rPr>
        <w:t>G(S)</w:t>
      </w:r>
      <w:r>
        <w:t xml:space="preserve"> 直接求和，适合强调短距离点对的不均匀性。</w:t>
      </w:r>
    </w:p>
    <w:p w14:paraId="73F052C2">
      <w:pPr>
        <w:widowControl/>
        <w:numPr>
          <w:ilvl w:val="1"/>
          <w:numId w:val="27"/>
        </w:numPr>
        <w:spacing w:before="100" w:beforeAutospacing="1" w:after="100" w:afterAutospacing="1"/>
        <w:jc w:val="left"/>
      </w:pPr>
      <w:r>
        <w:rPr>
          <w:rStyle w:val="22"/>
          <w:rFonts w:hint="eastAsia" w:ascii="MS Mincho" w:hAnsi="MS Mincho" w:eastAsia="MS Mincho" w:cs="MS Mincho"/>
        </w:rPr>
        <w:t>∅</w:t>
      </w:r>
      <w:r>
        <w:rPr>
          <w:rStyle w:val="22"/>
        </w:rPr>
        <w:t>p</w:t>
      </w:r>
      <w:r>
        <w:t xml:space="preserve"> 提供了通过 </w:t>
      </w:r>
      <w:r>
        <w:rPr>
          <w:rStyle w:val="22"/>
        </w:rPr>
        <w:t>p</w:t>
      </w:r>
      <w:r>
        <w:t xml:space="preserve"> 调整的均值和标准化计算方式，更适合在不同需求下优化设计。</w:t>
      </w:r>
    </w:p>
    <w:p w14:paraId="65A3D7E2">
      <w:pPr>
        <w:pStyle w:val="9"/>
        <w:numPr>
          <w:ilvl w:val="0"/>
          <w:numId w:val="27"/>
        </w:numPr>
      </w:pPr>
      <w:r>
        <w:rPr>
          <w:rStyle w:val="13"/>
        </w:rPr>
        <w:t>应用场景</w:t>
      </w:r>
      <w:r>
        <w:t>：</w:t>
      </w:r>
    </w:p>
    <w:p w14:paraId="599DD93C">
      <w:pPr>
        <w:widowControl/>
        <w:numPr>
          <w:ilvl w:val="1"/>
          <w:numId w:val="27"/>
        </w:numPr>
        <w:spacing w:before="100" w:beforeAutospacing="1" w:after="100" w:afterAutospacing="1"/>
        <w:jc w:val="left"/>
      </w:pPr>
      <w:r>
        <w:t>如果设计需要非常强调短距离点对的均匀性，</w:t>
      </w:r>
      <w:r>
        <w:rPr>
          <w:rStyle w:val="22"/>
        </w:rPr>
        <w:t>G(S)</w:t>
      </w:r>
      <w:r>
        <w:t xml:space="preserve"> 可能更合适。</w:t>
      </w:r>
    </w:p>
    <w:p w14:paraId="17A3AE5D">
      <w:pPr>
        <w:widowControl/>
        <w:numPr>
          <w:ilvl w:val="1"/>
          <w:numId w:val="27"/>
        </w:numPr>
        <w:spacing w:before="100" w:beforeAutospacing="1" w:after="100" w:afterAutospacing="1"/>
        <w:jc w:val="left"/>
      </w:pPr>
      <w:r>
        <w:t>如果需要更灵活的均匀性度量（尤其是在高维空间中），</w:t>
      </w:r>
      <w:r>
        <w:rPr>
          <w:rStyle w:val="22"/>
          <w:rFonts w:hint="eastAsia" w:ascii="MS Mincho" w:hAnsi="MS Mincho" w:eastAsia="MS Mincho" w:cs="MS Mincho"/>
        </w:rPr>
        <w:t>∅</w:t>
      </w:r>
      <w:r>
        <w:rPr>
          <w:rStyle w:val="22"/>
        </w:rPr>
        <w:t>p</w:t>
      </w:r>
      <w:r>
        <w:t>的可调性使其更具适应性。</w:t>
      </w:r>
    </w:p>
    <w:p w14:paraId="797B7F5F"/>
    <w:p w14:paraId="001E3524">
      <w:r>
        <w:rPr>
          <w:rFonts w:hint="eastAsia"/>
        </w:rPr>
        <w:t>既有的工作，目前别人的不足</w:t>
      </w:r>
    </w:p>
    <w:p w14:paraId="0D0411F5">
      <w:r>
        <w:rPr>
          <w:rFonts w:hint="eastAsia"/>
        </w:rPr>
        <w:t>改进理由</w:t>
      </w:r>
    </w:p>
    <w:p w14:paraId="5DD469A1">
      <w:r>
        <w:rPr>
          <w:rFonts w:hint="eastAsia"/>
        </w:rPr>
        <w:t>实验说明</w:t>
      </w:r>
    </w:p>
    <w:p w14:paraId="3A29CA12">
      <w:pPr>
        <w:rPr>
          <w:rFonts w:hint="eastAsia"/>
        </w:rPr>
      </w:pPr>
    </w:p>
    <w:p w14:paraId="579FEE02">
      <w:pPr>
        <w:rPr>
          <w:ins w:id="2" w:author="吴溜" w:date="2024-11-08T19:40:01Z"/>
          <w:rFonts w:hint="eastAsia"/>
          <w:lang w:val="en-US" w:eastAsia="zh-CN"/>
        </w:rPr>
      </w:pPr>
      <w:r>
        <w:rPr>
          <w:rFonts w:hint="eastAsia"/>
        </w:rPr>
        <w:t>约束处理的方法</w:t>
      </w:r>
      <w:r>
        <w:rPr>
          <w:rFonts w:hint="eastAsia"/>
          <w:lang w:eastAsia="zh-CN"/>
        </w:rPr>
        <w:t>：</w:t>
      </w:r>
      <w:r>
        <w:rPr>
          <w:rFonts w:hint="eastAsia"/>
          <w:lang w:val="en-US" w:eastAsia="zh-CN"/>
        </w:rPr>
        <w:t>罚函数法</w:t>
      </w:r>
    </w:p>
    <w:p w14:paraId="27D8A3C2">
      <w:pPr>
        <w:rPr>
          <w:ins w:id="3" w:author="吴溜" w:date="2024-11-08T19:53:55Z"/>
          <w:rFonts w:hint="eastAsia"/>
          <w:lang w:val="en-US" w:eastAsia="zh-CN"/>
        </w:rPr>
      </w:pPr>
      <w:ins w:id="4" w:author="吴溜" w:date="2024-11-08T19:40:04Z">
        <w:r>
          <w:rPr>
            <w:rFonts w:hint="eastAsia"/>
            <w:lang w:val="en-US" w:eastAsia="zh-CN"/>
          </w:rPr>
          <w:t>重新</w:t>
        </w:r>
      </w:ins>
      <w:ins w:id="5" w:author="吴溜" w:date="2024-11-08T19:40:05Z">
        <w:r>
          <w:rPr>
            <w:rFonts w:hint="eastAsia"/>
            <w:lang w:val="en-US" w:eastAsia="zh-CN"/>
          </w:rPr>
          <w:t>制定</w:t>
        </w:r>
      </w:ins>
      <w:ins w:id="6" w:author="吴溜" w:date="2024-11-08T19:40:07Z">
        <w:r>
          <w:rPr>
            <w:rFonts w:hint="eastAsia"/>
            <w:lang w:val="en-US" w:eastAsia="zh-CN"/>
          </w:rPr>
          <w:t>新的</w:t>
        </w:r>
      </w:ins>
      <w:ins w:id="7" w:author="吴溜" w:date="2024-11-08T19:40:13Z">
        <w:r>
          <w:rPr>
            <w:rFonts w:hint="eastAsia"/>
            <w:lang w:val="en-US" w:eastAsia="zh-CN"/>
          </w:rPr>
          <w:t>改进约束方法</w:t>
        </w:r>
      </w:ins>
    </w:p>
    <w:p w14:paraId="485FD996">
      <w:pPr>
        <w:pStyle w:val="3"/>
        <w:rPr>
          <w:rFonts w:hint="eastAsia"/>
          <w:lang w:val="en-US" w:eastAsia="zh-CN"/>
        </w:rPr>
      </w:pPr>
      <w:r>
        <w:rPr>
          <w:rFonts w:hint="eastAsia"/>
          <w:lang w:val="en-US" w:eastAsia="zh-CN"/>
        </w:rPr>
        <w:t>新的LHS推导：</w:t>
      </w:r>
    </w:p>
    <w:p w14:paraId="14110813">
      <w:pPr>
        <w:pStyle w:val="4"/>
        <w:keepNext w:val="0"/>
        <w:keepLines w:val="0"/>
        <w:widowControl/>
        <w:suppressLineNumbers w:val="0"/>
      </w:pPr>
      <w:r>
        <w:t xml:space="preserve">1. </w:t>
      </w:r>
      <w:r>
        <w:rPr>
          <w:rStyle w:val="13"/>
          <w:b/>
          <w:bCs/>
        </w:rPr>
        <w:t xml:space="preserve">推导最大距离 </w:t>
      </w:r>
      <w:r>
        <w:rPr>
          <w:rStyle w:val="22"/>
        </w:rPr>
        <w:t>DmaxD_{\text{max}}</w:t>
      </w:r>
      <w:r>
        <w:t>Dmax</w:t>
      </w:r>
      <w:r>
        <w:rPr>
          <w:rStyle w:val="26"/>
        </w:rPr>
        <w:t>​</w:t>
      </w:r>
      <w:r>
        <w:rPr>
          <w:rStyle w:val="13"/>
          <w:b/>
          <w:bCs/>
        </w:rPr>
        <w:t xml:space="preserve"> 的公式</w:t>
      </w:r>
    </w:p>
    <w:p w14:paraId="06361DB3">
      <w:pPr>
        <w:pStyle w:val="9"/>
        <w:keepNext w:val="0"/>
        <w:keepLines w:val="0"/>
        <w:widowControl/>
        <w:suppressLineNumbers w:val="0"/>
      </w:pPr>
      <w:r>
        <w:t xml:space="preserve">接下来，我们推导 </w:t>
      </w:r>
      <w:r>
        <w:rPr>
          <w:rStyle w:val="13"/>
        </w:rPr>
        <w:t>最大距离</w:t>
      </w:r>
      <w:r>
        <w:t xml:space="preserve"> </w:t>
      </w:r>
      <w:r>
        <w:rPr>
          <w:rStyle w:val="22"/>
        </w:rPr>
        <w:t>DmaxD_{\text{max}}</w:t>
      </w:r>
      <w:r>
        <w:t>Dmax</w:t>
      </w:r>
      <w:r>
        <w:rPr>
          <w:rStyle w:val="26"/>
        </w:rPr>
        <w:t>​</w:t>
      </w:r>
      <w:r>
        <w:t xml:space="preserve"> 公式 </w:t>
      </w:r>
      <w:r>
        <w:rPr>
          <w:rStyle w:val="22"/>
        </w:rPr>
        <w:t>Dmax=n1/2×(m1/n−1)D_{\text{max}} = n^{1/2} \times (m^{1/n} - 1)</w:t>
      </w:r>
      <w:r>
        <w:t>Dmax</w:t>
      </w:r>
      <w:r>
        <w:rPr>
          <w:rStyle w:val="26"/>
        </w:rPr>
        <w:t>​</w:t>
      </w:r>
      <w:r>
        <w:rPr>
          <w:rStyle w:val="24"/>
        </w:rPr>
        <w:t>=</w:t>
      </w:r>
      <w:r>
        <w:t>n1/2</w:t>
      </w:r>
      <w:r>
        <w:rPr>
          <w:rStyle w:val="29"/>
        </w:rPr>
        <w:t>×</w:t>
      </w:r>
      <w:r>
        <w:rPr>
          <w:rStyle w:val="25"/>
        </w:rPr>
        <w:t>(</w:t>
      </w:r>
      <w:r>
        <w:t>m1/n</w:t>
      </w:r>
      <w:r>
        <w:rPr>
          <w:rStyle w:val="29"/>
        </w:rPr>
        <w:t>−</w:t>
      </w:r>
      <w:r>
        <w:rPr>
          <w:rStyle w:val="23"/>
        </w:rPr>
        <w:t>1</w:t>
      </w:r>
      <w:r>
        <w:rPr>
          <w:rStyle w:val="27"/>
        </w:rPr>
        <w:t>)</w:t>
      </w:r>
      <w:r>
        <w:t xml:space="preserve"> 的来源。</w:t>
      </w:r>
    </w:p>
    <w:p w14:paraId="166B4329">
      <w:pPr>
        <w:pStyle w:val="5"/>
        <w:keepNext w:val="0"/>
        <w:keepLines w:val="0"/>
        <w:widowControl/>
        <w:suppressLineNumbers w:val="0"/>
      </w:pPr>
      <w:r>
        <w:rPr>
          <w:rStyle w:val="13"/>
          <w:b/>
          <w:bCs/>
        </w:rPr>
        <w:t>背景：</w:t>
      </w:r>
    </w:p>
    <w:p w14:paraId="6B9CA36E">
      <w:pPr>
        <w:pStyle w:val="9"/>
        <w:keepNext w:val="0"/>
        <w:keepLines w:val="0"/>
        <w:widowControl/>
        <w:suppressLineNumbers w:val="0"/>
      </w:pPr>
      <w:r>
        <w:t>在改进的拉丁超立方采样（ILHS）方法中，</w:t>
      </w:r>
      <w:r>
        <w:rPr>
          <w:rStyle w:val="13"/>
        </w:rPr>
        <w:t>最大距离</w:t>
      </w:r>
      <w:r>
        <w:t xml:space="preserve"> </w:t>
      </w:r>
      <w:r>
        <w:rPr>
          <w:rStyle w:val="22"/>
        </w:rPr>
        <w:t>Dmax</w:t>
      </w:r>
      <w:bookmarkStart w:id="0" w:name="_GoBack"/>
      <w:bookmarkEnd w:id="0"/>
      <w:r>
        <w:t xml:space="preserve"> 是指设计空间中任意两样本点之间的最大间距，通常发生在设计空间的对角线两端，即样本点位于设计空间的最远位置。</w:t>
      </w:r>
    </w:p>
    <w:p w14:paraId="02654AA9">
      <w:pPr>
        <w:pStyle w:val="4"/>
        <w:keepNext w:val="0"/>
        <w:keepLines w:val="0"/>
        <w:widowControl/>
        <w:suppressLineNumbers w:val="0"/>
      </w:pPr>
      <w:r>
        <w:t xml:space="preserve">2. </w:t>
      </w:r>
      <w:r>
        <w:rPr>
          <w:rStyle w:val="13"/>
          <w:b/>
          <w:bCs/>
        </w:rPr>
        <w:t>设计空间的假设</w:t>
      </w:r>
    </w:p>
    <w:p w14:paraId="024F26A3">
      <w:pPr>
        <w:pStyle w:val="9"/>
        <w:keepNext w:val="0"/>
        <w:keepLines w:val="0"/>
        <w:widowControl/>
        <w:suppressLineNumbers w:val="0"/>
      </w:pPr>
      <w:r>
        <w:t xml:space="preserve">假设设计空间是一个 </w:t>
      </w:r>
      <w:r>
        <w:rPr>
          <w:rStyle w:val="13"/>
        </w:rPr>
        <w:t>n 维超立方体</w:t>
      </w:r>
      <w:r>
        <w:t xml:space="preserve">（例如单位立方体），每个维度的取值范围是 [0, 1]。我们要从这个 n 维空间中选择 </w:t>
      </w:r>
      <w:r>
        <w:rPr>
          <w:rStyle w:val="22"/>
        </w:rPr>
        <w:t>mm</w:t>
      </w:r>
      <w:r>
        <w:t>m 个样本点，使得这些样本点在空间中尽可能均匀分布。</w:t>
      </w:r>
    </w:p>
    <w:p w14:paraId="70615AF0">
      <w:pPr>
        <w:keepNext w:val="0"/>
        <w:keepLines w:val="0"/>
        <w:widowControl/>
        <w:numPr>
          <w:ilvl w:val="0"/>
          <w:numId w:val="28"/>
        </w:numPr>
        <w:suppressLineNumbers w:val="0"/>
        <w:spacing w:before="0" w:beforeAutospacing="1" w:after="0" w:afterAutospacing="1"/>
        <w:ind w:left="720" w:hanging="360"/>
      </w:pPr>
      <w:r>
        <w:rPr>
          <w:rStyle w:val="13"/>
        </w:rPr>
        <w:t xml:space="preserve">每个维度划分为 </w:t>
      </w:r>
      <w:r>
        <w:rPr>
          <w:rStyle w:val="13"/>
          <w:rFonts w:hint="eastAsia"/>
          <w:lang w:val="en-US" w:eastAsia="zh-CN"/>
        </w:rPr>
        <w:t>m^(1/n)</w:t>
      </w:r>
      <w:r>
        <w:rPr>
          <w:rStyle w:val="13"/>
        </w:rPr>
        <w:t xml:space="preserve"> 个区间</w:t>
      </w:r>
      <w:r>
        <w:t>，即每个维度被划分为</w:t>
      </w:r>
      <w:r>
        <w:rPr>
          <w:rStyle w:val="13"/>
          <w:rFonts w:hint="eastAsia"/>
          <w:lang w:val="en-US" w:eastAsia="zh-CN"/>
        </w:rPr>
        <w:t>m^(1/n)</w:t>
      </w:r>
      <w:r>
        <w:t xml:space="preserve"> 个等距区间。</w:t>
      </w:r>
    </w:p>
    <w:p w14:paraId="4830C58D">
      <w:pPr>
        <w:keepNext w:val="0"/>
        <w:keepLines w:val="0"/>
        <w:widowControl/>
        <w:numPr>
          <w:ilvl w:val="0"/>
          <w:numId w:val="28"/>
        </w:numPr>
        <w:suppressLineNumbers w:val="0"/>
        <w:spacing w:before="0" w:beforeAutospacing="1" w:after="0" w:afterAutospacing="1"/>
        <w:ind w:left="720" w:hanging="360"/>
      </w:pPr>
      <w:r>
        <w:t xml:space="preserve">每个区间的长度为 </w:t>
      </w:r>
      <w:r>
        <w:rPr>
          <w:rStyle w:val="22"/>
          <w:rFonts w:hint="eastAsia"/>
          <w:lang w:val="en-US" w:eastAsia="zh-CN"/>
        </w:rPr>
        <w:t>1/</w:t>
      </w:r>
      <w:r>
        <w:rPr>
          <w:rStyle w:val="13"/>
          <w:rFonts w:hint="eastAsia"/>
          <w:lang w:val="en-US" w:eastAsia="zh-CN"/>
        </w:rPr>
        <w:t>m^(1/n)</w:t>
      </w:r>
      <w:r>
        <w:rPr>
          <w:rStyle w:val="26"/>
        </w:rPr>
        <w:t>​</w:t>
      </w:r>
      <w:r>
        <w:t>。</w:t>
      </w:r>
    </w:p>
    <w:p w14:paraId="2C53FDBA">
      <w:pPr>
        <w:keepNext w:val="0"/>
        <w:keepLines w:val="0"/>
        <w:widowControl/>
        <w:numPr>
          <w:ilvl w:val="0"/>
          <w:numId w:val="28"/>
        </w:numPr>
        <w:suppressLineNumbers w:val="0"/>
        <w:spacing w:before="0" w:beforeAutospacing="1" w:after="0" w:afterAutospacing="1"/>
        <w:ind w:left="720" w:hanging="360"/>
      </w:pPr>
      <w:r>
        <w:t xml:space="preserve">我们从每个维度上的这些区间中选择点，最终得到 </w:t>
      </w:r>
      <w:r>
        <w:rPr>
          <w:rStyle w:val="22"/>
        </w:rPr>
        <w:t>m</w:t>
      </w:r>
      <w:r>
        <w:rPr>
          <w:rStyle w:val="22"/>
          <w:rFonts w:hint="eastAsia"/>
          <w:lang w:val="en-US" w:eastAsia="zh-CN"/>
        </w:rPr>
        <w:t xml:space="preserve"> </w:t>
      </w:r>
      <w:r>
        <w:t>个样本点。</w:t>
      </w:r>
    </w:p>
    <w:p w14:paraId="38C3837A">
      <w:pPr>
        <w:pStyle w:val="4"/>
        <w:keepNext w:val="0"/>
        <w:keepLines w:val="0"/>
        <w:widowControl/>
        <w:suppressLineNumbers w:val="0"/>
      </w:pPr>
      <w:r>
        <w:t xml:space="preserve">3. </w:t>
      </w:r>
      <w:r>
        <w:rPr>
          <w:rStyle w:val="13"/>
          <w:b/>
          <w:bCs/>
        </w:rPr>
        <w:t>最大距离的几何解释</w:t>
      </w:r>
    </w:p>
    <w:p w14:paraId="1A746E6F">
      <w:pPr>
        <w:pStyle w:val="9"/>
        <w:keepNext w:val="0"/>
        <w:keepLines w:val="0"/>
        <w:widowControl/>
        <w:suppressLineNumbers w:val="0"/>
      </w:pPr>
      <w:r>
        <w:t xml:space="preserve">最大距离 </w:t>
      </w:r>
      <w:r>
        <w:rPr>
          <w:rStyle w:val="22"/>
        </w:rPr>
        <w:t>DmaxD</w:t>
      </w:r>
      <w:r>
        <w:rPr>
          <w:rStyle w:val="22"/>
          <w:rFonts w:hint="eastAsia"/>
          <w:lang w:val="en-US" w:eastAsia="zh-CN"/>
        </w:rPr>
        <w:t xml:space="preserve"> </w:t>
      </w:r>
      <w:r>
        <w:t>是指在这个 n 维设计空间中，两个样本点之间的最大距离。通常，这两个点会位于空间的两个对角端点，也就是说，它们分别位于设计空间的最小值和最大值上。</w:t>
      </w:r>
    </w:p>
    <w:p w14:paraId="23211A03">
      <w:pPr>
        <w:pStyle w:val="5"/>
        <w:keepNext w:val="0"/>
        <w:keepLines w:val="0"/>
        <w:widowControl/>
        <w:suppressLineNumbers w:val="0"/>
      </w:pPr>
      <w:r>
        <w:rPr>
          <w:rStyle w:val="13"/>
          <w:b/>
          <w:bCs/>
        </w:rPr>
        <w:t>二维示例：</w:t>
      </w:r>
    </w:p>
    <w:p w14:paraId="37D0A124">
      <w:pPr>
        <w:pStyle w:val="9"/>
        <w:keepNext w:val="0"/>
        <w:keepLines w:val="0"/>
        <w:widowControl/>
        <w:suppressLineNumbers w:val="0"/>
      </w:pPr>
      <w:r>
        <w:t>以二维设计空间为例，我们可以通过勾股定理来推导距离：</w:t>
      </w:r>
    </w:p>
    <w:p w14:paraId="621EF9C9">
      <w:pPr>
        <w:keepNext w:val="0"/>
        <w:keepLines w:val="0"/>
        <w:widowControl/>
        <w:numPr>
          <w:ilvl w:val="0"/>
          <w:numId w:val="29"/>
        </w:numPr>
        <w:suppressLineNumbers w:val="0"/>
        <w:spacing w:before="0" w:beforeAutospacing="1" w:after="0" w:afterAutospacing="1"/>
        <w:ind w:left="720" w:hanging="360"/>
      </w:pPr>
      <w:r>
        <w:t xml:space="preserve">假设在二维空间中，每个维度被划分为 3 个等距区间（即 </w:t>
      </w:r>
      <w:r>
        <w:rPr>
          <w:rStyle w:val="22"/>
        </w:rPr>
        <w:t>m1/2=3m^{1/2} = 3</w:t>
      </w:r>
      <w:r>
        <w:t>m1/2</w:t>
      </w:r>
      <w:r>
        <w:rPr>
          <w:rStyle w:val="24"/>
        </w:rPr>
        <w:t>=</w:t>
      </w:r>
      <w:r>
        <w:rPr>
          <w:rStyle w:val="23"/>
        </w:rPr>
        <w:t>3</w:t>
      </w:r>
      <w:r>
        <w:t xml:space="preserve">），那么每个维度的区间宽度为 </w:t>
      </w:r>
      <w:r>
        <w:rPr>
          <w:rFonts w:hint="eastAsia"/>
          <w:lang w:val="en-US" w:eastAsia="zh-CN"/>
        </w:rPr>
        <w:t>1/3</w:t>
      </w:r>
      <w:r>
        <w:rPr>
          <w:rStyle w:val="26"/>
        </w:rPr>
        <w:t>​</w:t>
      </w:r>
      <w:r>
        <w:t>。</w:t>
      </w:r>
    </w:p>
    <w:p w14:paraId="69C49EFC">
      <w:pPr>
        <w:keepNext w:val="0"/>
        <w:keepLines w:val="0"/>
        <w:widowControl/>
        <w:numPr>
          <w:ilvl w:val="0"/>
          <w:numId w:val="29"/>
        </w:numPr>
        <w:suppressLineNumbers w:val="0"/>
        <w:spacing w:before="0" w:beforeAutospacing="1" w:after="0" w:afterAutospacing="1"/>
        <w:ind w:left="720" w:hanging="360"/>
      </w:pPr>
      <w:r>
        <w:t xml:space="preserve">设计空间的两端点分别为 </w:t>
      </w:r>
      <w:r>
        <w:rPr>
          <w:rStyle w:val="22"/>
        </w:rPr>
        <w:t>(0,0)(0, 0)</w:t>
      </w:r>
      <w:r>
        <w:rPr>
          <w:rStyle w:val="25"/>
        </w:rPr>
        <w:t>(</w:t>
      </w:r>
      <w:r>
        <w:rPr>
          <w:rStyle w:val="23"/>
        </w:rPr>
        <w:t>0</w:t>
      </w:r>
      <w:r>
        <w:rPr>
          <w:rStyle w:val="35"/>
        </w:rPr>
        <w:t>,</w:t>
      </w:r>
      <w:r>
        <w:rPr>
          <w:rStyle w:val="23"/>
        </w:rPr>
        <w:t>0</w:t>
      </w:r>
      <w:r>
        <w:rPr>
          <w:rStyle w:val="27"/>
        </w:rPr>
        <w:t>)</w:t>
      </w:r>
      <w:r>
        <w:t xml:space="preserve"> 和 </w:t>
      </w:r>
      <w:r>
        <w:rPr>
          <w:rStyle w:val="22"/>
        </w:rPr>
        <w:t>(1,1)(1, 1)</w:t>
      </w:r>
      <w:r>
        <w:rPr>
          <w:rStyle w:val="25"/>
        </w:rPr>
        <w:t>(</w:t>
      </w:r>
      <w:r>
        <w:rPr>
          <w:rStyle w:val="23"/>
        </w:rPr>
        <w:t>1</w:t>
      </w:r>
      <w:r>
        <w:rPr>
          <w:rStyle w:val="35"/>
        </w:rPr>
        <w:t>,</w:t>
      </w:r>
      <w:r>
        <w:rPr>
          <w:rStyle w:val="23"/>
        </w:rPr>
        <w:t>1</w:t>
      </w:r>
      <w:r>
        <w:rPr>
          <w:rStyle w:val="27"/>
        </w:rPr>
        <w:t>)</w:t>
      </w:r>
      <w:r>
        <w:t>，即最远的两个点。</w:t>
      </w:r>
    </w:p>
    <w:p w14:paraId="59463F37">
      <w:pPr>
        <w:pStyle w:val="9"/>
        <w:keepNext w:val="0"/>
        <w:keepLines w:val="0"/>
        <w:widowControl/>
        <w:suppressLineNumbers w:val="0"/>
      </w:pPr>
      <w:r>
        <w:t>根据欧几里得距离公式，二维空间中两个点之间的最大距离为：</w:t>
      </w:r>
    </w:p>
    <w:p w14:paraId="1B5155FE">
      <w:pPr>
        <w:keepNext w:val="0"/>
        <w:keepLines w:val="0"/>
        <w:widowControl/>
        <w:suppressLineNumbers w:val="0"/>
        <w:jc w:val="left"/>
        <w:rPr>
          <w:rFonts w:hint="default"/>
          <w:lang w:val="en-US"/>
        </w:rPr>
      </w:pPr>
      <w:r>
        <w:rPr>
          <w:rStyle w:val="22"/>
          <w:rFonts w:ascii="宋体" w:hAnsi="宋体" w:eastAsia="宋体" w:cs="宋体"/>
          <w:kern w:val="0"/>
          <w:sz w:val="24"/>
          <w:szCs w:val="24"/>
          <w:lang w:val="en-US" w:eastAsia="zh-CN" w:bidi="ar"/>
        </w:rPr>
        <w:t>Dmax=(1−0)2+(1−0)2=2D_{\text{max}} = \sqrt{(1 - 0)^2 + (1 - 0)^2} = \sqrt{2}</w:t>
      </w:r>
      <w:r>
        <w:rPr>
          <w:rFonts w:ascii="宋体" w:hAnsi="宋体" w:eastAsia="宋体" w:cs="宋体"/>
          <w:kern w:val="0"/>
          <w:sz w:val="24"/>
          <w:szCs w:val="24"/>
          <w:lang w:val="en-US" w:eastAsia="zh-CN" w:bidi="ar"/>
        </w:rPr>
        <w:t>Dmax</w:t>
      </w:r>
      <w:r>
        <w:rPr>
          <w:rStyle w:val="26"/>
          <w:rFonts w:ascii="宋体" w:hAnsi="宋体" w:eastAsia="宋体" w:cs="宋体"/>
          <w:kern w:val="0"/>
          <w:sz w:val="24"/>
          <w:szCs w:val="24"/>
          <w:lang w:val="en-US" w:eastAsia="zh-CN" w:bidi="ar"/>
        </w:rPr>
        <w:t>​</w:t>
      </w:r>
      <w:r>
        <w:rPr>
          <w:rStyle w:val="24"/>
          <w:rFonts w:ascii="宋体" w:hAnsi="宋体" w:eastAsia="宋体" w:cs="宋体"/>
          <w:kern w:val="0"/>
          <w:sz w:val="24"/>
          <w:szCs w:val="24"/>
          <w:lang w:val="en-US" w:eastAsia="zh-CN" w:bidi="ar"/>
        </w:rPr>
        <w:t>=</w:t>
      </w:r>
      <w:r>
        <w:rPr>
          <w:rStyle w:val="26"/>
          <w:rFonts w:ascii="宋体" w:hAnsi="宋体" w:eastAsia="宋体" w:cs="宋体"/>
          <w:kern w:val="0"/>
          <w:sz w:val="24"/>
          <w:szCs w:val="24"/>
          <w:lang w:val="en-US" w:eastAsia="zh-CN" w:bidi="ar"/>
        </w:rPr>
        <w:t>​</w:t>
      </w:r>
      <w:r>
        <w:rPr>
          <w:rStyle w:val="24"/>
          <w:rFonts w:ascii="宋体" w:hAnsi="宋体" w:eastAsia="宋体" w:cs="宋体"/>
          <w:kern w:val="0"/>
          <w:sz w:val="24"/>
          <w:szCs w:val="24"/>
          <w:lang w:val="en-US" w:eastAsia="zh-CN" w:bidi="ar"/>
        </w:rPr>
        <w:t>=</w:t>
      </w:r>
      <w:r>
        <w:rPr>
          <w:rStyle w:val="24"/>
          <w:rFonts w:hint="eastAsia" w:ascii="宋体" w:hAnsi="宋体" w:eastAsia="宋体" w:cs="宋体"/>
          <w:kern w:val="0"/>
          <w:sz w:val="24"/>
          <w:szCs w:val="24"/>
          <w:lang w:val="en-US" w:eastAsia="zh-CN" w:bidi="ar"/>
        </w:rPr>
        <w:t>2^(1/2)</w:t>
      </w:r>
    </w:p>
    <w:p w14:paraId="0707B156">
      <w:pPr>
        <w:pStyle w:val="9"/>
        <w:keepNext w:val="0"/>
        <w:keepLines w:val="0"/>
        <w:widowControl/>
        <w:suppressLineNumbers w:val="0"/>
      </w:pPr>
      <w:r>
        <w:t>这个最大距离出现在设计空间的两个对角线端点。</w:t>
      </w:r>
    </w:p>
    <w:p w14:paraId="3C93D02F">
      <w:pPr>
        <w:pStyle w:val="5"/>
        <w:keepNext w:val="0"/>
        <w:keepLines w:val="0"/>
        <w:widowControl/>
        <w:suppressLineNumbers w:val="0"/>
      </w:pPr>
      <w:r>
        <w:rPr>
          <w:rStyle w:val="13"/>
          <w:b/>
          <w:bCs/>
        </w:rPr>
        <w:t>n 维空间：</w:t>
      </w:r>
    </w:p>
    <w:p w14:paraId="42EE76E2">
      <w:pPr>
        <w:pStyle w:val="9"/>
        <w:keepNext w:val="0"/>
        <w:keepLines w:val="0"/>
        <w:widowControl/>
        <w:suppressLineNumbers w:val="0"/>
      </w:pPr>
      <w:r>
        <w:t xml:space="preserve">对于 n 维空间，我们可以使用 </w:t>
      </w:r>
      <w:r>
        <w:rPr>
          <w:rStyle w:val="13"/>
        </w:rPr>
        <w:t>勾股定理</w:t>
      </w:r>
      <w:r>
        <w:t xml:space="preserve">（Euclidean distance）来推导最大距离。假设两个点分别位于设计空间的两个对角端点，即一个点位于 </w:t>
      </w:r>
      <w:r>
        <w:rPr>
          <w:rStyle w:val="22"/>
        </w:rPr>
        <w:t>(0,0,…,0)(0, 0, \dots, 0)</w:t>
      </w:r>
      <w:r>
        <w:rPr>
          <w:rStyle w:val="25"/>
        </w:rPr>
        <w:t>(</w:t>
      </w:r>
      <w:r>
        <w:rPr>
          <w:rStyle w:val="23"/>
        </w:rPr>
        <w:t>0</w:t>
      </w:r>
      <w:r>
        <w:rPr>
          <w:rStyle w:val="35"/>
        </w:rPr>
        <w:t>,</w:t>
      </w:r>
      <w:r>
        <w:rPr>
          <w:rStyle w:val="23"/>
        </w:rPr>
        <w:t>0</w:t>
      </w:r>
      <w:r>
        <w:rPr>
          <w:rStyle w:val="35"/>
        </w:rPr>
        <w:t>,</w:t>
      </w:r>
      <w:r>
        <w:rPr>
          <w:rStyle w:val="36"/>
        </w:rPr>
        <w:t>…</w:t>
      </w:r>
      <w:r>
        <w:rPr>
          <w:rStyle w:val="35"/>
        </w:rPr>
        <w:t>,</w:t>
      </w:r>
      <w:r>
        <w:rPr>
          <w:rStyle w:val="23"/>
        </w:rPr>
        <w:t>0</w:t>
      </w:r>
      <w:r>
        <w:rPr>
          <w:rStyle w:val="27"/>
        </w:rPr>
        <w:t>)</w:t>
      </w:r>
      <w:r>
        <w:t xml:space="preserve">，另一个点位于 </w:t>
      </w:r>
      <w:r>
        <w:rPr>
          <w:rStyle w:val="22"/>
        </w:rPr>
        <w:t>(1,1,…,1)(1, 1, \dots, 1)</w:t>
      </w:r>
      <w:r>
        <w:rPr>
          <w:rStyle w:val="25"/>
        </w:rPr>
        <w:t>(</w:t>
      </w:r>
      <w:r>
        <w:rPr>
          <w:rStyle w:val="23"/>
        </w:rPr>
        <w:t>1</w:t>
      </w:r>
      <w:r>
        <w:rPr>
          <w:rStyle w:val="35"/>
        </w:rPr>
        <w:t>,</w:t>
      </w:r>
      <w:r>
        <w:rPr>
          <w:rStyle w:val="23"/>
        </w:rPr>
        <w:t>1</w:t>
      </w:r>
      <w:r>
        <w:rPr>
          <w:rStyle w:val="35"/>
        </w:rPr>
        <w:t>,</w:t>
      </w:r>
      <w:r>
        <w:rPr>
          <w:rStyle w:val="36"/>
        </w:rPr>
        <w:t>…</w:t>
      </w:r>
      <w:r>
        <w:rPr>
          <w:rStyle w:val="35"/>
        </w:rPr>
        <w:t>,</w:t>
      </w:r>
      <w:r>
        <w:rPr>
          <w:rStyle w:val="23"/>
        </w:rPr>
        <w:t>1</w:t>
      </w:r>
      <w:r>
        <w:rPr>
          <w:rStyle w:val="27"/>
        </w:rPr>
        <w:t>)</w:t>
      </w:r>
      <w:r>
        <w:t>。两点之间的距离即为：</w:t>
      </w:r>
    </w:p>
    <w:p w14:paraId="3DEA4A17">
      <w:pPr>
        <w:keepNext w:val="0"/>
        <w:keepLines w:val="0"/>
        <w:widowControl/>
        <w:suppressLineNumbers w:val="0"/>
        <w:jc w:val="left"/>
      </w:pPr>
      <w:r>
        <w:rPr>
          <w:rStyle w:val="22"/>
          <w:rFonts w:ascii="宋体" w:hAnsi="宋体" w:eastAsia="宋体" w:cs="宋体"/>
          <w:kern w:val="0"/>
          <w:sz w:val="24"/>
          <w:szCs w:val="24"/>
          <w:lang w:val="en-US" w:eastAsia="zh-CN" w:bidi="ar"/>
        </w:rPr>
        <w:t>Dmax=(1−0)2+(1−0)2+⋯+(1−0)2D_{\text{max}} = \sqrt{(1 - 0)^2 + (1 - 0)^2 + \cdots + (1 - 0)^2}</w:t>
      </w:r>
      <w:r>
        <w:rPr>
          <w:rFonts w:ascii="宋体" w:hAnsi="宋体" w:eastAsia="宋体" w:cs="宋体"/>
          <w:kern w:val="0"/>
          <w:sz w:val="24"/>
          <w:szCs w:val="24"/>
          <w:lang w:val="en-US" w:eastAsia="zh-CN" w:bidi="ar"/>
        </w:rPr>
        <w:t>Dmax</w:t>
      </w:r>
      <w:r>
        <w:rPr>
          <w:rStyle w:val="26"/>
          <w:rFonts w:ascii="宋体" w:hAnsi="宋体" w:eastAsia="宋体" w:cs="宋体"/>
          <w:kern w:val="0"/>
          <w:sz w:val="24"/>
          <w:szCs w:val="24"/>
          <w:lang w:val="en-US" w:eastAsia="zh-CN" w:bidi="ar"/>
        </w:rPr>
        <w:t>​</w:t>
      </w:r>
      <w:r>
        <w:rPr>
          <w:rStyle w:val="24"/>
          <w:rFonts w:ascii="宋体" w:hAnsi="宋体" w:eastAsia="宋体" w:cs="宋体"/>
          <w:kern w:val="0"/>
          <w:sz w:val="24"/>
          <w:szCs w:val="24"/>
          <w:lang w:val="en-US" w:eastAsia="zh-CN" w:bidi="ar"/>
        </w:rPr>
        <w:t>=</w:t>
      </w:r>
      <w:r>
        <w:rPr>
          <w:rStyle w:val="25"/>
          <w:rFonts w:ascii="宋体" w:hAnsi="宋体" w:eastAsia="宋体" w:cs="宋体"/>
          <w:kern w:val="0"/>
          <w:sz w:val="24"/>
          <w:szCs w:val="24"/>
          <w:lang w:val="en-US" w:eastAsia="zh-CN" w:bidi="ar"/>
        </w:rPr>
        <w:t>(</w:t>
      </w:r>
      <w:r>
        <w:rPr>
          <w:rStyle w:val="23"/>
          <w:rFonts w:ascii="宋体" w:hAnsi="宋体" w:eastAsia="宋体" w:cs="宋体"/>
          <w:kern w:val="0"/>
          <w:sz w:val="24"/>
          <w:szCs w:val="24"/>
          <w:lang w:val="en-US" w:eastAsia="zh-CN" w:bidi="ar"/>
        </w:rPr>
        <w:t>1</w:t>
      </w:r>
      <w:r>
        <w:rPr>
          <w:rStyle w:val="29"/>
          <w:rFonts w:ascii="宋体" w:hAnsi="宋体" w:eastAsia="宋体" w:cs="宋体"/>
          <w:kern w:val="0"/>
          <w:sz w:val="24"/>
          <w:szCs w:val="24"/>
          <w:lang w:val="en-US" w:eastAsia="zh-CN" w:bidi="ar"/>
        </w:rPr>
        <w:t>−</w:t>
      </w:r>
      <w:r>
        <w:rPr>
          <w:rStyle w:val="23"/>
          <w:rFonts w:ascii="宋体" w:hAnsi="宋体" w:eastAsia="宋体" w:cs="宋体"/>
          <w:kern w:val="0"/>
          <w:sz w:val="24"/>
          <w:szCs w:val="24"/>
          <w:lang w:val="en-US" w:eastAsia="zh-CN" w:bidi="ar"/>
        </w:rPr>
        <w:t>0</w:t>
      </w:r>
      <w:r>
        <w:rPr>
          <w:rStyle w:val="27"/>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2</w:t>
      </w:r>
      <w:r>
        <w:rPr>
          <w:rStyle w:val="29"/>
          <w:rFonts w:ascii="宋体" w:hAnsi="宋体" w:eastAsia="宋体" w:cs="宋体"/>
          <w:kern w:val="0"/>
          <w:sz w:val="24"/>
          <w:szCs w:val="24"/>
          <w:lang w:val="en-US" w:eastAsia="zh-CN" w:bidi="ar"/>
        </w:rPr>
        <w:t>+</w:t>
      </w:r>
      <w:r>
        <w:rPr>
          <w:rStyle w:val="25"/>
          <w:rFonts w:ascii="宋体" w:hAnsi="宋体" w:eastAsia="宋体" w:cs="宋体"/>
          <w:kern w:val="0"/>
          <w:sz w:val="24"/>
          <w:szCs w:val="24"/>
          <w:lang w:val="en-US" w:eastAsia="zh-CN" w:bidi="ar"/>
        </w:rPr>
        <w:t>(</w:t>
      </w:r>
      <w:r>
        <w:rPr>
          <w:rStyle w:val="23"/>
          <w:rFonts w:ascii="宋体" w:hAnsi="宋体" w:eastAsia="宋体" w:cs="宋体"/>
          <w:kern w:val="0"/>
          <w:sz w:val="24"/>
          <w:szCs w:val="24"/>
          <w:lang w:val="en-US" w:eastAsia="zh-CN" w:bidi="ar"/>
        </w:rPr>
        <w:t>1</w:t>
      </w:r>
      <w:r>
        <w:rPr>
          <w:rStyle w:val="29"/>
          <w:rFonts w:ascii="宋体" w:hAnsi="宋体" w:eastAsia="宋体" w:cs="宋体"/>
          <w:kern w:val="0"/>
          <w:sz w:val="24"/>
          <w:szCs w:val="24"/>
          <w:lang w:val="en-US" w:eastAsia="zh-CN" w:bidi="ar"/>
        </w:rPr>
        <w:t>−</w:t>
      </w:r>
      <w:r>
        <w:rPr>
          <w:rStyle w:val="23"/>
          <w:rFonts w:ascii="宋体" w:hAnsi="宋体" w:eastAsia="宋体" w:cs="宋体"/>
          <w:kern w:val="0"/>
          <w:sz w:val="24"/>
          <w:szCs w:val="24"/>
          <w:lang w:val="en-US" w:eastAsia="zh-CN" w:bidi="ar"/>
        </w:rPr>
        <w:t>0</w:t>
      </w:r>
      <w:r>
        <w:rPr>
          <w:rStyle w:val="27"/>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2</w:t>
      </w:r>
      <w:r>
        <w:rPr>
          <w:rStyle w:val="29"/>
          <w:rFonts w:ascii="宋体" w:hAnsi="宋体" w:eastAsia="宋体" w:cs="宋体"/>
          <w:kern w:val="0"/>
          <w:sz w:val="24"/>
          <w:szCs w:val="24"/>
          <w:lang w:val="en-US" w:eastAsia="zh-CN" w:bidi="ar"/>
        </w:rPr>
        <w:t>+</w:t>
      </w:r>
      <w:r>
        <w:rPr>
          <w:rStyle w:val="36"/>
          <w:rFonts w:ascii="宋体" w:hAnsi="宋体" w:eastAsia="宋体" w:cs="宋体"/>
          <w:kern w:val="0"/>
          <w:sz w:val="24"/>
          <w:szCs w:val="24"/>
          <w:lang w:val="en-US" w:eastAsia="zh-CN" w:bidi="ar"/>
        </w:rPr>
        <w:t>⋯</w:t>
      </w:r>
      <w:r>
        <w:rPr>
          <w:rStyle w:val="29"/>
          <w:rFonts w:ascii="宋体" w:hAnsi="宋体" w:eastAsia="宋体" w:cs="宋体"/>
          <w:kern w:val="0"/>
          <w:sz w:val="24"/>
          <w:szCs w:val="24"/>
          <w:lang w:val="en-US" w:eastAsia="zh-CN" w:bidi="ar"/>
        </w:rPr>
        <w:t>+</w:t>
      </w:r>
      <w:r>
        <w:rPr>
          <w:rStyle w:val="25"/>
          <w:rFonts w:ascii="宋体" w:hAnsi="宋体" w:eastAsia="宋体" w:cs="宋体"/>
          <w:kern w:val="0"/>
          <w:sz w:val="24"/>
          <w:szCs w:val="24"/>
          <w:lang w:val="en-US" w:eastAsia="zh-CN" w:bidi="ar"/>
        </w:rPr>
        <w:t>(</w:t>
      </w:r>
      <w:r>
        <w:rPr>
          <w:rStyle w:val="23"/>
          <w:rFonts w:ascii="宋体" w:hAnsi="宋体" w:eastAsia="宋体" w:cs="宋体"/>
          <w:kern w:val="0"/>
          <w:sz w:val="24"/>
          <w:szCs w:val="24"/>
          <w:lang w:val="en-US" w:eastAsia="zh-CN" w:bidi="ar"/>
        </w:rPr>
        <w:t>1</w:t>
      </w:r>
      <w:r>
        <w:rPr>
          <w:rStyle w:val="29"/>
          <w:rFonts w:ascii="宋体" w:hAnsi="宋体" w:eastAsia="宋体" w:cs="宋体"/>
          <w:kern w:val="0"/>
          <w:sz w:val="24"/>
          <w:szCs w:val="24"/>
          <w:lang w:val="en-US" w:eastAsia="zh-CN" w:bidi="ar"/>
        </w:rPr>
        <w:t>−</w:t>
      </w:r>
      <w:r>
        <w:rPr>
          <w:rStyle w:val="23"/>
          <w:rFonts w:ascii="宋体" w:hAnsi="宋体" w:eastAsia="宋体" w:cs="宋体"/>
          <w:kern w:val="0"/>
          <w:sz w:val="24"/>
          <w:szCs w:val="24"/>
          <w:lang w:val="en-US" w:eastAsia="zh-CN" w:bidi="ar"/>
        </w:rPr>
        <w:t>0</w:t>
      </w:r>
      <w:r>
        <w:rPr>
          <w:rStyle w:val="27"/>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2</w:t>
      </w:r>
    </w:p>
    <w:p w14:paraId="10B2AB64">
      <w:pPr>
        <w:pStyle w:val="9"/>
        <w:keepNext w:val="0"/>
        <w:keepLines w:val="0"/>
        <w:widowControl/>
        <w:suppressLineNumbers w:val="0"/>
      </w:pPr>
      <w:r>
        <w:t>这就是 n 维空间中的对角线长度，具体为：</w:t>
      </w:r>
    </w:p>
    <w:p w14:paraId="62CB6EB7">
      <w:pPr>
        <w:keepNext w:val="0"/>
        <w:keepLines w:val="0"/>
        <w:widowControl/>
        <w:suppressLineNumbers w:val="0"/>
        <w:jc w:val="left"/>
        <w:rPr>
          <w:rFonts w:hint="default"/>
          <w:lang w:val="en-US"/>
        </w:rPr>
      </w:pPr>
      <w:r>
        <w:rPr>
          <w:rStyle w:val="22"/>
          <w:rFonts w:ascii="宋体" w:hAnsi="宋体" w:eastAsia="宋体" w:cs="宋体"/>
          <w:kern w:val="0"/>
          <w:sz w:val="24"/>
          <w:szCs w:val="24"/>
          <w:lang w:val="en-US" w:eastAsia="zh-CN" w:bidi="ar"/>
        </w:rPr>
        <w:t>Dmax=n×(1)D_{\text{max}} = \sqrt{n} \times (1)</w:t>
      </w:r>
      <w:r>
        <w:rPr>
          <w:rFonts w:ascii="宋体" w:hAnsi="宋体" w:eastAsia="宋体" w:cs="宋体"/>
          <w:kern w:val="0"/>
          <w:sz w:val="24"/>
          <w:szCs w:val="24"/>
          <w:lang w:val="en-US" w:eastAsia="zh-CN" w:bidi="ar"/>
        </w:rPr>
        <w:t>Dmax</w:t>
      </w:r>
      <w:r>
        <w:rPr>
          <w:rStyle w:val="26"/>
          <w:rFonts w:ascii="宋体" w:hAnsi="宋体" w:eastAsia="宋体" w:cs="宋体"/>
          <w:kern w:val="0"/>
          <w:sz w:val="24"/>
          <w:szCs w:val="24"/>
          <w:lang w:val="en-US" w:eastAsia="zh-CN" w:bidi="ar"/>
        </w:rPr>
        <w:t>​</w:t>
      </w:r>
      <w:r>
        <w:rPr>
          <w:rStyle w:val="24"/>
          <w:rFonts w:ascii="宋体" w:hAnsi="宋体" w:eastAsia="宋体" w:cs="宋体"/>
          <w:kern w:val="0"/>
          <w:sz w:val="24"/>
          <w:szCs w:val="24"/>
          <w:lang w:val="en-US" w:eastAsia="zh-CN" w:bidi="ar"/>
        </w:rPr>
        <w:t>=</w:t>
      </w:r>
      <w:r>
        <w:rPr>
          <w:rFonts w:hint="eastAsia" w:ascii="宋体" w:hAnsi="宋体" w:eastAsia="宋体" w:cs="宋体"/>
          <w:kern w:val="0"/>
          <w:sz w:val="24"/>
          <w:szCs w:val="24"/>
          <w:lang w:val="en-US" w:eastAsia="zh-CN" w:bidi="ar"/>
        </w:rPr>
        <w:t>n^(1/2)</w:t>
      </w:r>
    </w:p>
    <w:p w14:paraId="43A2C020">
      <w:pPr>
        <w:pStyle w:val="9"/>
        <w:keepNext w:val="0"/>
        <w:keepLines w:val="0"/>
        <w:widowControl/>
        <w:suppressLineNumbers w:val="0"/>
      </w:pPr>
      <w:r>
        <w:t>因此，</w:t>
      </w:r>
      <w:r>
        <w:rPr>
          <w:rStyle w:val="13"/>
        </w:rPr>
        <w:t>最大距离</w:t>
      </w:r>
      <w:r>
        <w:t xml:space="preserve"> </w:t>
      </w:r>
      <w:r>
        <w:rPr>
          <w:rStyle w:val="22"/>
        </w:rPr>
        <w:t>Dmax</w:t>
      </w:r>
      <w:r>
        <w:rPr>
          <w:rStyle w:val="22"/>
          <w:rFonts w:hint="eastAsia"/>
          <w:lang w:val="en-US" w:eastAsia="zh-CN"/>
        </w:rPr>
        <w:t xml:space="preserve"> </w:t>
      </w:r>
      <w:r>
        <w:t xml:space="preserve"> 在 n 维设计空间中为</w:t>
      </w:r>
      <w:r>
        <w:rPr>
          <w:rStyle w:val="26"/>
        </w:rPr>
        <w:t>​</w:t>
      </w:r>
      <w:r>
        <w:rPr>
          <w:rFonts w:hint="eastAsia" w:ascii="宋体" w:hAnsi="宋体" w:eastAsia="宋体" w:cs="宋体"/>
          <w:kern w:val="0"/>
          <w:sz w:val="24"/>
          <w:szCs w:val="24"/>
          <w:lang w:val="en-US" w:eastAsia="zh-CN" w:bidi="ar"/>
        </w:rPr>
        <w:t>n^(1/2)</w:t>
      </w:r>
      <w:r>
        <w:t>（即设计空间的对角线长度）。</w:t>
      </w:r>
    </w:p>
    <w:p w14:paraId="5A5F7C40">
      <w:pPr>
        <w:pStyle w:val="4"/>
        <w:keepNext w:val="0"/>
        <w:keepLines w:val="0"/>
        <w:widowControl/>
        <w:suppressLineNumbers w:val="0"/>
      </w:pPr>
      <w:r>
        <w:t xml:space="preserve">4. </w:t>
      </w:r>
      <w:r>
        <w:rPr>
          <w:rStyle w:val="13"/>
          <w:b/>
          <w:bCs/>
        </w:rPr>
        <w:t>最大距离的调整：</w:t>
      </w:r>
    </w:p>
    <w:p w14:paraId="55E07A9B">
      <w:pPr>
        <w:keepNext w:val="0"/>
        <w:keepLines w:val="0"/>
        <w:widowControl/>
        <w:numPr>
          <w:ilvl w:val="0"/>
          <w:numId w:val="30"/>
        </w:numPr>
        <w:suppressLineNumbers w:val="0"/>
        <w:spacing w:before="0" w:beforeAutospacing="1" w:after="0" w:afterAutospacing="1"/>
        <w:ind w:left="720" w:hanging="360"/>
      </w:pPr>
      <w:r>
        <w:t xml:space="preserve">在实际应用中，由于我们将每个维度划分为 </w:t>
      </w:r>
      <w:r>
        <w:rPr>
          <w:rStyle w:val="13"/>
          <w:rFonts w:hint="eastAsia"/>
          <w:lang w:val="en-US" w:eastAsia="zh-CN"/>
        </w:rPr>
        <w:t>m^(1/n)</w:t>
      </w:r>
      <w:r>
        <w:t xml:space="preserve"> 个区间，实际的距离将缩小。</w:t>
      </w:r>
    </w:p>
    <w:p w14:paraId="22485BEE">
      <w:pPr>
        <w:keepNext w:val="0"/>
        <w:keepLines w:val="0"/>
        <w:widowControl/>
        <w:numPr>
          <w:ilvl w:val="0"/>
          <w:numId w:val="30"/>
        </w:numPr>
        <w:suppressLineNumbers w:val="0"/>
        <w:spacing w:before="0" w:beforeAutospacing="1" w:after="0" w:afterAutospacing="1"/>
        <w:ind w:left="720" w:hanging="360"/>
      </w:pPr>
      <w:r>
        <w:t xml:space="preserve">每个区间的长度为 </w:t>
      </w:r>
      <w:r>
        <w:rPr>
          <w:rStyle w:val="22"/>
          <w:rFonts w:hint="eastAsia"/>
          <w:lang w:val="en-US" w:eastAsia="zh-CN"/>
        </w:rPr>
        <w:t>1/</w:t>
      </w:r>
      <w:r>
        <w:rPr>
          <w:rStyle w:val="13"/>
          <w:rFonts w:hint="eastAsia"/>
          <w:lang w:val="en-US" w:eastAsia="zh-CN"/>
        </w:rPr>
        <w:t>m^(1/n)</w:t>
      </w:r>
      <w:r>
        <w:rPr>
          <w:rStyle w:val="26"/>
        </w:rPr>
        <w:t>​</w:t>
      </w:r>
      <w:r>
        <w:t xml:space="preserve">，而最大距离 </w:t>
      </w:r>
      <w:r>
        <w:rPr>
          <w:rStyle w:val="22"/>
        </w:rPr>
        <w:t>Dmax</w:t>
      </w:r>
      <w:r>
        <w:rPr>
          <w:rStyle w:val="26"/>
        </w:rPr>
        <w:t>​</w:t>
      </w:r>
      <w:r>
        <w:t xml:space="preserve"> 就是设计空间中从一个点到另一个点的对角线距离，但由于每个维度上的间隔是 </w:t>
      </w:r>
      <w:r>
        <w:rPr>
          <w:rFonts w:hint="eastAsia"/>
          <w:lang w:val="en-US" w:eastAsia="zh-CN"/>
        </w:rPr>
        <w:t>1/</w:t>
      </w:r>
      <w:r>
        <w:rPr>
          <w:rStyle w:val="13"/>
          <w:rFonts w:hint="eastAsia"/>
          <w:lang w:val="en-US" w:eastAsia="zh-CN"/>
        </w:rPr>
        <w:t>m^(1/n)</w:t>
      </w:r>
      <w:r>
        <w:rPr>
          <w:rStyle w:val="26"/>
        </w:rPr>
        <w:t>​</w:t>
      </w:r>
      <w:r>
        <w:t>，因此需要调整最大距离的公式。</w:t>
      </w:r>
    </w:p>
    <w:p w14:paraId="70F8E4DB">
      <w:pPr>
        <w:pStyle w:val="5"/>
        <w:keepNext w:val="0"/>
        <w:keepLines w:val="0"/>
        <w:widowControl/>
        <w:suppressLineNumbers w:val="0"/>
      </w:pPr>
      <w:r>
        <w:rPr>
          <w:rStyle w:val="13"/>
          <w:b/>
          <w:bCs/>
        </w:rPr>
        <w:t>最大距离的调整公式：</w:t>
      </w:r>
    </w:p>
    <w:p w14:paraId="44DAC1AB">
      <w:pPr>
        <w:pStyle w:val="9"/>
        <w:keepNext w:val="0"/>
        <w:keepLines w:val="0"/>
        <w:widowControl/>
        <w:suppressLineNumbers w:val="0"/>
      </w:pPr>
      <w:r>
        <w:t>由于每个维度的间隔为</w:t>
      </w:r>
      <w:r>
        <w:rPr>
          <w:rFonts w:hint="eastAsia"/>
          <w:lang w:val="en-US" w:eastAsia="zh-CN"/>
        </w:rPr>
        <w:t>1/</w:t>
      </w:r>
      <w:r>
        <w:rPr>
          <w:rStyle w:val="13"/>
          <w:rFonts w:hint="eastAsia"/>
          <w:lang w:val="en-US" w:eastAsia="zh-CN"/>
        </w:rPr>
        <w:t>m^(1/n)</w:t>
      </w:r>
      <w:r>
        <w:rPr>
          <w:rStyle w:val="26"/>
        </w:rPr>
        <w:t>​</w:t>
      </w:r>
      <w:r>
        <w:t>，我们将对角线的最大距离乘以每个维度的间隔，得到：</w:t>
      </w:r>
    </w:p>
    <w:p w14:paraId="546A329D">
      <w:pPr>
        <w:keepNext w:val="0"/>
        <w:keepLines w:val="0"/>
        <w:widowControl/>
        <w:suppressLineNumbers w:val="0"/>
        <w:jc w:val="left"/>
        <w:rPr>
          <w:rFonts w:hint="default"/>
          <w:lang w:val="en-US"/>
        </w:rPr>
      </w:pPr>
      <w:r>
        <w:rPr>
          <w:rStyle w:val="22"/>
          <w:rFonts w:ascii="宋体" w:hAnsi="宋体" w:eastAsia="宋体" w:cs="宋体"/>
          <w:kern w:val="0"/>
          <w:sz w:val="24"/>
          <w:szCs w:val="24"/>
          <w:lang w:val="en-US" w:eastAsia="zh-CN" w:bidi="ar"/>
        </w:rPr>
        <w:t>Dmax=</w:t>
      </w:r>
      <w:r>
        <w:rPr>
          <w:rFonts w:ascii="宋体" w:hAnsi="宋体" w:eastAsia="宋体" w:cs="宋体"/>
          <w:kern w:val="0"/>
          <w:sz w:val="24"/>
          <w:szCs w:val="24"/>
          <w:lang w:val="en-US" w:eastAsia="zh-CN" w:bidi="ar"/>
        </w:rPr>
        <w:t>n</w:t>
      </w:r>
      <w:r>
        <w:rPr>
          <w:rFonts w:hint="eastAsia" w:ascii="宋体" w:hAnsi="宋体" w:eastAsia="宋体" w:cs="宋体"/>
          <w:kern w:val="0"/>
          <w:sz w:val="24"/>
          <w:szCs w:val="24"/>
          <w:lang w:val="en-US" w:eastAsia="zh-CN" w:bidi="ar"/>
        </w:rPr>
        <w:t>^(1/2)*(</w:t>
      </w:r>
      <w:r>
        <w:rPr>
          <w:rStyle w:val="13"/>
          <w:rFonts w:hint="eastAsia"/>
          <w:lang w:val="en-US" w:eastAsia="zh-CN"/>
        </w:rPr>
        <w:t>m^(1/n)-1)</w:t>
      </w:r>
    </w:p>
    <w:p w14:paraId="404BDAA3">
      <w:pPr>
        <w:pStyle w:val="9"/>
        <w:keepNext w:val="0"/>
        <w:keepLines w:val="0"/>
        <w:widowControl/>
        <w:suppressLineNumbers w:val="0"/>
      </w:pPr>
      <w:r>
        <w:t>这个公式反映了高维空间中样本点之间的最大间距。</w:t>
      </w:r>
    </w:p>
    <w:p w14:paraId="284F27D5">
      <w:pPr>
        <w:pStyle w:val="4"/>
        <w:keepNext w:val="0"/>
        <w:keepLines w:val="0"/>
        <w:widowControl/>
        <w:suppressLineNumbers w:val="0"/>
      </w:pPr>
      <w:r>
        <w:t xml:space="preserve">5. </w:t>
      </w:r>
      <w:r>
        <w:rPr>
          <w:rStyle w:val="13"/>
          <w:b/>
          <w:bCs/>
        </w:rPr>
        <w:t>公式的解释：</w:t>
      </w:r>
    </w:p>
    <w:p w14:paraId="234AB62E">
      <w:pPr>
        <w:keepNext w:val="0"/>
        <w:keepLines w:val="0"/>
        <w:widowControl/>
        <w:numPr>
          <w:ilvl w:val="0"/>
          <w:numId w:val="31"/>
        </w:numPr>
        <w:suppressLineNumbers w:val="0"/>
        <w:spacing w:before="0" w:beforeAutospacing="1" w:after="0" w:afterAutospacing="1"/>
        <w:ind w:left="720" w:hanging="360"/>
      </w:pPr>
      <w:r>
        <w:rPr>
          <w:rStyle w:val="22"/>
        </w:rPr>
        <w:t>N</w:t>
      </w:r>
      <w:r>
        <w:rPr>
          <w:rStyle w:val="22"/>
          <w:rFonts w:hint="eastAsia"/>
          <w:lang w:val="en-US" w:eastAsia="zh-CN"/>
        </w:rPr>
        <w:t>^(1/2)</w:t>
      </w:r>
      <w:r>
        <w:rPr>
          <w:rStyle w:val="26"/>
        </w:rPr>
        <w:t>​</w:t>
      </w:r>
      <w:r>
        <w:t xml:space="preserve"> 表示设计空间的维度数，反映了对角线的几何关系。</w:t>
      </w:r>
    </w:p>
    <w:p w14:paraId="2F7AB4FD">
      <w:pPr>
        <w:keepNext w:val="0"/>
        <w:keepLines w:val="0"/>
        <w:widowControl/>
        <w:numPr>
          <w:ilvl w:val="0"/>
          <w:numId w:val="31"/>
        </w:numPr>
        <w:suppressLineNumbers w:val="0"/>
        <w:spacing w:before="0" w:beforeAutospacing="1" w:after="0" w:afterAutospacing="1"/>
        <w:ind w:left="720" w:hanging="360"/>
      </w:pPr>
      <w:r>
        <w:rPr>
          <w:rStyle w:val="13"/>
          <w:rFonts w:hint="eastAsia"/>
          <w:lang w:val="en-US" w:eastAsia="zh-CN"/>
        </w:rPr>
        <w:t>m^(1/n)-1</w:t>
      </w:r>
      <w:r>
        <w:t>是每个维度上区间数的调整因子，表示从设计空间的最小值到最大值的跨度。</w:t>
      </w:r>
    </w:p>
    <w:p w14:paraId="04036124">
      <w:pPr>
        <w:keepNext w:val="0"/>
        <w:keepLines w:val="0"/>
        <w:widowControl/>
        <w:numPr>
          <w:ilvl w:val="0"/>
          <w:numId w:val="31"/>
        </w:numPr>
        <w:suppressLineNumbers w:val="0"/>
        <w:spacing w:before="0" w:beforeAutospacing="1" w:after="0" w:afterAutospacing="1"/>
        <w:ind w:left="720" w:hanging="360"/>
      </w:pPr>
      <w:r>
        <w:t xml:space="preserve">这个公式揭示了最大距离与设计空间维度数 </w:t>
      </w:r>
      <w:r>
        <w:rPr>
          <w:rStyle w:val="22"/>
        </w:rPr>
        <w:t>nn</w:t>
      </w:r>
      <w:r>
        <w:t xml:space="preserve">n 和样本点数 </w:t>
      </w:r>
      <w:r>
        <w:rPr>
          <w:rStyle w:val="22"/>
        </w:rPr>
        <w:t>mm</w:t>
      </w:r>
      <w:r>
        <w:t>m 之间的关系。</w:t>
      </w:r>
    </w:p>
    <w:p w14:paraId="301DBD13">
      <w:pPr>
        <w:pStyle w:val="4"/>
        <w:keepNext w:val="0"/>
        <w:keepLines w:val="0"/>
        <w:widowControl/>
        <w:suppressLineNumbers w:val="0"/>
      </w:pPr>
      <w:r>
        <w:t xml:space="preserve">6. </w:t>
      </w:r>
      <w:r>
        <w:rPr>
          <w:rStyle w:val="13"/>
          <w:b/>
          <w:bCs/>
        </w:rPr>
        <w:t>公式总结</w:t>
      </w:r>
      <w:r>
        <w:t>：</w:t>
      </w:r>
    </w:p>
    <w:p w14:paraId="6A9EF7BD">
      <w:pPr>
        <w:pStyle w:val="9"/>
        <w:keepNext w:val="0"/>
        <w:keepLines w:val="0"/>
        <w:widowControl/>
        <w:suppressLineNumbers w:val="0"/>
      </w:pPr>
      <w:r>
        <w:t>最终，</w:t>
      </w:r>
      <w:r>
        <w:rPr>
          <w:rStyle w:val="13"/>
        </w:rPr>
        <w:t>最大距离</w:t>
      </w:r>
      <w:r>
        <w:t xml:space="preserve"> </w:t>
      </w:r>
      <w:r>
        <w:rPr>
          <w:rStyle w:val="22"/>
        </w:rPr>
        <w:t>DmaxD_{\text{max}}</w:t>
      </w:r>
      <w:r>
        <w:t>Dmax</w:t>
      </w:r>
      <w:r>
        <w:rPr>
          <w:rStyle w:val="26"/>
        </w:rPr>
        <w:t>​</w:t>
      </w:r>
      <w:r>
        <w:t xml:space="preserve"> 的推导公式为：</w:t>
      </w:r>
      <w:r>
        <w:rPr>
          <w:rFonts w:ascii="宋体" w:hAnsi="宋体" w:eastAsia="宋体" w:cs="宋体"/>
          <w:kern w:val="0"/>
          <w:sz w:val="24"/>
          <w:szCs w:val="24"/>
          <w:lang w:val="en-US" w:eastAsia="zh-CN" w:bidi="ar"/>
        </w:rPr>
        <w:t>n</w:t>
      </w:r>
      <w:r>
        <w:rPr>
          <w:rFonts w:hint="eastAsia" w:ascii="宋体" w:hAnsi="宋体" w:eastAsia="宋体" w:cs="宋体"/>
          <w:kern w:val="0"/>
          <w:sz w:val="24"/>
          <w:szCs w:val="24"/>
          <w:lang w:val="en-US" w:eastAsia="zh-CN" w:bidi="ar"/>
        </w:rPr>
        <w:t>^(1/2)*(</w:t>
      </w:r>
      <w:r>
        <w:rPr>
          <w:rStyle w:val="13"/>
          <w:rFonts w:hint="eastAsia"/>
          <w:lang w:val="en-US" w:eastAsia="zh-CN"/>
        </w:rPr>
        <w:t>m^(1/n)-1)</w:t>
      </w:r>
    </w:p>
    <w:p w14:paraId="62020EC8">
      <w:pPr>
        <w:pStyle w:val="9"/>
        <w:keepNext w:val="0"/>
        <w:keepLines w:val="0"/>
        <w:widowControl/>
        <w:suppressLineNumbers w:val="0"/>
      </w:pPr>
      <w:r>
        <w:t xml:space="preserve">这个公式说明了，在一个 n 维设计空间中，样本点之间的最大距离是由设计空间的维度数 </w:t>
      </w:r>
      <w:r>
        <w:rPr>
          <w:rStyle w:val="22"/>
        </w:rPr>
        <w:t>n</w:t>
      </w:r>
      <w:r>
        <w:rPr>
          <w:rStyle w:val="22"/>
          <w:rFonts w:hint="eastAsia"/>
          <w:lang w:val="en-US" w:eastAsia="zh-CN"/>
        </w:rPr>
        <w:t xml:space="preserve"> </w:t>
      </w:r>
      <w:r>
        <w:t xml:space="preserve">和样本点数 </w:t>
      </w:r>
      <w:r>
        <w:rPr>
          <w:rStyle w:val="22"/>
        </w:rPr>
        <w:t>m</w:t>
      </w:r>
      <w:r>
        <w:t xml:space="preserve"> 的关系决定的。</w:t>
      </w:r>
    </w:p>
    <w:p w14:paraId="4D68F8D1">
      <w:pPr>
        <w:pStyle w:val="4"/>
        <w:keepNext w:val="0"/>
        <w:keepLines w:val="0"/>
        <w:widowControl/>
        <w:suppressLineNumbers w:val="0"/>
      </w:pPr>
      <w:r>
        <w:t xml:space="preserve">7. </w:t>
      </w:r>
      <w:r>
        <w:rPr>
          <w:rStyle w:val="13"/>
          <w:b/>
          <w:bCs/>
        </w:rPr>
        <w:t>文献支持与应用：</w:t>
      </w:r>
    </w:p>
    <w:p w14:paraId="5571C8B1">
      <w:pPr>
        <w:pStyle w:val="9"/>
        <w:keepNext w:val="0"/>
        <w:keepLines w:val="0"/>
        <w:widowControl/>
        <w:suppressLineNumbers w:val="0"/>
      </w:pPr>
      <w:r>
        <w:t xml:space="preserve">尽管这个推导并未直接出现在某篇具体的文献中，但其原理与 </w:t>
      </w:r>
      <w:r>
        <w:rPr>
          <w:rStyle w:val="13"/>
        </w:rPr>
        <w:t>拉丁超立方采样（LHS）</w:t>
      </w:r>
      <w:r>
        <w:t xml:space="preserve"> 和 </w:t>
      </w:r>
      <w:r>
        <w:rPr>
          <w:rStyle w:val="13"/>
        </w:rPr>
        <w:t>均匀设计</w:t>
      </w:r>
      <w:r>
        <w:t xml:space="preserve"> 等方法中的思想高度一致。在这些方法中，样本点的均匀分布和最大最小距离的比值被用于优化样本的分布。类似的推导思想在 </w:t>
      </w:r>
      <w:r>
        <w:rPr>
          <w:rStyle w:val="13"/>
        </w:rPr>
        <w:t>均匀设计（Uniform Design）</w:t>
      </w:r>
      <w:r>
        <w:t xml:space="preserve"> 和 </w:t>
      </w:r>
      <w:r>
        <w:rPr>
          <w:rStyle w:val="13"/>
        </w:rPr>
        <w:t>空间填充设计（Space-filling Design）</w:t>
      </w:r>
      <w:r>
        <w:t xml:space="preserve"> 中也有应用。相关文献可以参考：</w:t>
      </w:r>
    </w:p>
    <w:p w14:paraId="26D9CAAE">
      <w:pPr>
        <w:keepNext w:val="0"/>
        <w:keepLines w:val="0"/>
        <w:widowControl/>
        <w:numPr>
          <w:ilvl w:val="0"/>
          <w:numId w:val="32"/>
        </w:numPr>
        <w:suppressLineNumbers w:val="0"/>
        <w:spacing w:before="0" w:beforeAutospacing="1" w:after="0" w:afterAutospacing="1"/>
        <w:ind w:left="720" w:hanging="360"/>
      </w:pPr>
      <w:r>
        <w:t xml:space="preserve">Fang, K. T., Lin, D. K. J., Winker, P., &amp; Zhang, Y. (2000). </w:t>
      </w:r>
      <w:r>
        <w:rPr>
          <w:rStyle w:val="14"/>
        </w:rPr>
        <w:t>Uniform design: Theory and application</w:t>
      </w:r>
      <w:r>
        <w:t>. Technometrics, 42(3), 237–248. DOI: 10.1080/00401706.2000.10486045</w:t>
      </w:r>
    </w:p>
    <w:p w14:paraId="422D6EC6">
      <w:pPr>
        <w:keepNext w:val="0"/>
        <w:keepLines w:val="0"/>
        <w:widowControl/>
        <w:numPr>
          <w:ilvl w:val="0"/>
          <w:numId w:val="32"/>
        </w:numPr>
        <w:suppressLineNumbers w:val="0"/>
        <w:spacing w:before="0" w:beforeAutospacing="1" w:after="0" w:afterAutospacing="1"/>
        <w:ind w:left="720" w:hanging="360"/>
      </w:pPr>
      <w:r>
        <w:t xml:space="preserve">McKay, M. D., Beckman, R. J., &amp; Conover, W. J. (1979). </w:t>
      </w:r>
      <w:r>
        <w:rPr>
          <w:rStyle w:val="14"/>
        </w:rPr>
        <w:t>A Comparison of Three Methods for Selecting Values of Input Variables in the Analysis of Output from a Computer Code</w:t>
      </w:r>
      <w:r>
        <w:t>. Technometrics, 21(2), 239–245. DOI: 10.1080/00401706.1979.10489755</w:t>
      </w:r>
    </w:p>
    <w:p w14:paraId="20BB7AD4">
      <w:pPr>
        <w:pStyle w:val="9"/>
        <w:keepNext w:val="0"/>
        <w:keepLines w:val="0"/>
        <w:widowControl/>
        <w:suppressLineNumbers w:val="0"/>
      </w:pPr>
      <w:r>
        <w:t>这些方法和文献为理解最大距离的推导提供了理论背景。</w:t>
      </w:r>
    </w:p>
    <w:p w14:paraId="557DDEB7">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昌楠" w:date="2024-09-10T10:46:00Z" w:initials="昌楠">
    <w:p w14:paraId="6E3AF6FE">
      <w:pPr>
        <w:pStyle w:val="6"/>
      </w:pPr>
      <w:r>
        <w:rPr>
          <w:rFonts w:hint="eastAsia"/>
        </w:rPr>
        <w:t>推导</w:t>
      </w:r>
    </w:p>
  </w:comment>
  <w:comment w:id="1" w:author="吴溜" w:date="2024-11-06T16:57:01Z" w:initials="">
    <w:p w14:paraId="7D494BBF">
      <w:pPr>
        <w:pStyle w:val="6"/>
        <w:rPr>
          <w:rFonts w:hint="eastAsia" w:eastAsiaTheme="minorEastAsia"/>
          <w:lang w:val="en-US" w:eastAsia="zh-CN"/>
        </w:rPr>
      </w:pPr>
      <w:r>
        <w:rPr>
          <w:rFonts w:hint="eastAsia"/>
          <w:lang w:val="en-US" w:eastAsia="zh-CN"/>
        </w:rPr>
        <w:t>由</w:t>
      </w:r>
    </w:p>
  </w:comment>
  <w:comment w:id="2" w:author="吴溜" w:date="2024-11-08T19:42:32Z" w:initials="">
    <w:p w14:paraId="405F591A">
      <w:pPr>
        <w:pStyle w:val="6"/>
        <w:rPr>
          <w:rFonts w:hint="default" w:eastAsiaTheme="minorEastAsia"/>
          <w:lang w:val="en-US" w:eastAsia="zh-CN"/>
        </w:rPr>
      </w:pPr>
      <w:r>
        <w:rPr>
          <w:rFonts w:hint="eastAsia"/>
          <w:lang w:val="en-US" w:eastAsia="zh-CN"/>
        </w:rPr>
        <w:t>欧氏距离</w:t>
      </w:r>
    </w:p>
  </w:comment>
  <w:comment w:id="3" w:author="昌楠" w:date="2024-09-10T10:48:00Z" w:initials="昌楠">
    <w:p w14:paraId="622365DD">
      <w:pPr>
        <w:pStyle w:val="6"/>
      </w:pPr>
      <w:r>
        <w:rPr>
          <w:rFonts w:hint="eastAsia"/>
        </w:rPr>
        <w:t>找文献出处</w:t>
      </w:r>
    </w:p>
  </w:comment>
  <w:comment w:id="4" w:author="吴溜" w:date="2024-11-06T13:15:21Z" w:initials="">
    <w:p w14:paraId="3DAAC580">
      <w:pPr>
        <w:pStyle w:val="6"/>
        <w:rPr>
          <w:rFonts w:hint="default" w:eastAsiaTheme="minorEastAsia"/>
          <w:lang w:val="en-US" w:eastAsia="zh-CN"/>
        </w:rPr>
      </w:pPr>
      <w:r>
        <w:rPr>
          <w:rFonts w:hint="eastAsia"/>
          <w:lang w:val="en-US" w:eastAsia="zh-CN"/>
        </w:rPr>
        <w:t>凡可夫斯基距离（收藏夹找文献）</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E3AF6FE" w15:done="0"/>
  <w15:commentEx w15:paraId="7D494BBF" w15:done="0"/>
  <w15:commentEx w15:paraId="405F591A" w15:done="0"/>
  <w15:commentEx w15:paraId="622365DD" w15:done="0"/>
  <w15:commentEx w15:paraId="3DAAC58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KaTeX_Math">
    <w:altName w:val="Cambria"/>
    <w:panose1 w:val="00000000000000000000"/>
    <w:charset w:val="00"/>
    <w:family w:val="roman"/>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微软雅黑">
    <w:panose1 w:val="020B0503020204020204"/>
    <w:charset w:val="86"/>
    <w:family w:val="swiss"/>
    <w:pitch w:val="default"/>
    <w:sig w:usb0="80000287" w:usb1="2ACF3C50" w:usb2="00000016" w:usb3="00000000" w:csb0="0004001F" w:csb1="00000000"/>
  </w:font>
  <w:font w:name="MS Mincho">
    <w:altName w:val="ESRI AMFM Electric"/>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 w:name="Yu Gothic UI">
    <w:panose1 w:val="020B0500000000000000"/>
    <w:charset w:val="80"/>
    <w:family w:val="auto"/>
    <w:pitch w:val="default"/>
    <w:sig w:usb0="E00002FF" w:usb1="2AC7FDFF" w:usb2="00000016" w:usb3="00000000" w:csb0="2002009F" w:csb1="00000000"/>
  </w:font>
  <w:font w:name="ESRI AMFM Electric">
    <w:panose1 w:val="02000400000000000000"/>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61C484"/>
    <w:multiLevelType w:val="multilevel"/>
    <w:tmpl w:val="9861C4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5D44039"/>
    <w:multiLevelType w:val="multilevel"/>
    <w:tmpl w:val="F5D440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47F25F8"/>
    <w:multiLevelType w:val="multilevel"/>
    <w:tmpl w:val="047F25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519352E"/>
    <w:multiLevelType w:val="multilevel"/>
    <w:tmpl w:val="051935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890231C"/>
    <w:multiLevelType w:val="multilevel"/>
    <w:tmpl w:val="089023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A424A73"/>
    <w:multiLevelType w:val="multilevel"/>
    <w:tmpl w:val="0A424A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F086374"/>
    <w:multiLevelType w:val="multilevel"/>
    <w:tmpl w:val="0F08637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16A73BF7"/>
    <w:multiLevelType w:val="multilevel"/>
    <w:tmpl w:val="16A73BF7"/>
    <w:lvl w:ilvl="0" w:tentative="0">
      <w:start w:val="1"/>
      <w:numFmt w:val="decimal"/>
      <w:lvlText w:val="%1."/>
      <w:lvlJc w:val="left"/>
      <w:pPr>
        <w:tabs>
          <w:tab w:val="left" w:pos="720"/>
        </w:tabs>
        <w:ind w:left="720" w:hanging="360"/>
      </w:pPr>
      <w:rPr>
        <w:rFonts w:asciiTheme="minorHAnsi" w:hAnsiTheme="minorHAnsi" w:eastAsiaTheme="minorEastAsia" w:cstheme="minorBidi"/>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19F86FD4"/>
    <w:multiLevelType w:val="multilevel"/>
    <w:tmpl w:val="19F86FD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1D8779C5"/>
    <w:multiLevelType w:val="multilevel"/>
    <w:tmpl w:val="1D8779C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1E583EE9"/>
    <w:multiLevelType w:val="multilevel"/>
    <w:tmpl w:val="1E583EE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215F6A41"/>
    <w:multiLevelType w:val="multilevel"/>
    <w:tmpl w:val="215F6A4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2C3D542E"/>
    <w:multiLevelType w:val="multilevel"/>
    <w:tmpl w:val="2C3D54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E1C2A25"/>
    <w:multiLevelType w:val="multilevel"/>
    <w:tmpl w:val="2E1C2A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23E321D"/>
    <w:multiLevelType w:val="multilevel"/>
    <w:tmpl w:val="323E32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A7D1B93"/>
    <w:multiLevelType w:val="multilevel"/>
    <w:tmpl w:val="3A7D1B9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3AD429F1"/>
    <w:multiLevelType w:val="multilevel"/>
    <w:tmpl w:val="3AD429F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454C3D2F"/>
    <w:multiLevelType w:val="multilevel"/>
    <w:tmpl w:val="454C3D2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467424F4"/>
    <w:multiLevelType w:val="multilevel"/>
    <w:tmpl w:val="467424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4F8D1C1A"/>
    <w:multiLevelType w:val="multilevel"/>
    <w:tmpl w:val="4F8D1C1A"/>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517116A6"/>
    <w:multiLevelType w:val="multilevel"/>
    <w:tmpl w:val="517116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53A7741E"/>
    <w:multiLevelType w:val="multilevel"/>
    <w:tmpl w:val="53A774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56BF322A"/>
    <w:multiLevelType w:val="multilevel"/>
    <w:tmpl w:val="56BF322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5C6016F2"/>
    <w:multiLevelType w:val="multilevel"/>
    <w:tmpl w:val="5C6016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5FD5314C"/>
    <w:multiLevelType w:val="multilevel"/>
    <w:tmpl w:val="5FD5314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6C3F0710"/>
    <w:multiLevelType w:val="multilevel"/>
    <w:tmpl w:val="6C3F0710"/>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6D245AC5"/>
    <w:multiLevelType w:val="multilevel"/>
    <w:tmpl w:val="6D245AC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73A64322"/>
    <w:multiLevelType w:val="multilevel"/>
    <w:tmpl w:val="73A643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7435317F"/>
    <w:multiLevelType w:val="multilevel"/>
    <w:tmpl w:val="743531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748D03E7"/>
    <w:multiLevelType w:val="multilevel"/>
    <w:tmpl w:val="748D03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78BE60D9"/>
    <w:multiLevelType w:val="multilevel"/>
    <w:tmpl w:val="78BE60D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7A5D0EBD"/>
    <w:multiLevelType w:val="multilevel"/>
    <w:tmpl w:val="7A5D0EB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2"/>
  </w:num>
  <w:num w:numId="2">
    <w:abstractNumId w:val="24"/>
  </w:num>
  <w:num w:numId="3">
    <w:abstractNumId w:val="25"/>
  </w:num>
  <w:num w:numId="4">
    <w:abstractNumId w:val="20"/>
  </w:num>
  <w:num w:numId="5">
    <w:abstractNumId w:val="7"/>
  </w:num>
  <w:num w:numId="6">
    <w:abstractNumId w:val="31"/>
  </w:num>
  <w:num w:numId="7">
    <w:abstractNumId w:val="14"/>
  </w:num>
  <w:num w:numId="8">
    <w:abstractNumId w:val="19"/>
  </w:num>
  <w:num w:numId="9">
    <w:abstractNumId w:val="17"/>
  </w:num>
  <w:num w:numId="10">
    <w:abstractNumId w:val="12"/>
  </w:num>
  <w:num w:numId="11">
    <w:abstractNumId w:val="10"/>
  </w:num>
  <w:num w:numId="12">
    <w:abstractNumId w:val="15"/>
  </w:num>
  <w:num w:numId="13">
    <w:abstractNumId w:val="16"/>
  </w:num>
  <w:num w:numId="14">
    <w:abstractNumId w:val="11"/>
  </w:num>
  <w:num w:numId="15">
    <w:abstractNumId w:val="9"/>
  </w:num>
  <w:num w:numId="16">
    <w:abstractNumId w:val="29"/>
  </w:num>
  <w:num w:numId="17">
    <w:abstractNumId w:val="26"/>
  </w:num>
  <w:num w:numId="18">
    <w:abstractNumId w:val="2"/>
  </w:num>
  <w:num w:numId="19">
    <w:abstractNumId w:val="21"/>
  </w:num>
  <w:num w:numId="20">
    <w:abstractNumId w:val="5"/>
  </w:num>
  <w:num w:numId="21">
    <w:abstractNumId w:val="4"/>
  </w:num>
  <w:num w:numId="22">
    <w:abstractNumId w:val="8"/>
  </w:num>
  <w:num w:numId="23">
    <w:abstractNumId w:val="3"/>
  </w:num>
  <w:num w:numId="24">
    <w:abstractNumId w:val="23"/>
  </w:num>
  <w:num w:numId="25">
    <w:abstractNumId w:val="13"/>
  </w:num>
  <w:num w:numId="26">
    <w:abstractNumId w:val="18"/>
  </w:num>
  <w:num w:numId="27">
    <w:abstractNumId w:val="6"/>
  </w:num>
  <w:num w:numId="28">
    <w:abstractNumId w:val="30"/>
  </w:num>
  <w:num w:numId="29">
    <w:abstractNumId w:val="28"/>
  </w:num>
  <w:num w:numId="30">
    <w:abstractNumId w:val="1"/>
  </w:num>
  <w:num w:numId="31">
    <w:abstractNumId w:val="0"/>
  </w:num>
  <w:num w:numId="32">
    <w:abstractNumId w:val="2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昌楠">
    <w15:presenceInfo w15:providerId="Windows Live" w15:userId="1b2fea73cb88e716"/>
  </w15:person>
  <w15:person w15:author="吴溜">
    <w15:presenceInfo w15:providerId="WPS Office" w15:userId="20264704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diYjc1ZjkyMDZmYjI0ZjNkMWZiNTFjZjUwYjk5OTYifQ=="/>
  </w:docVars>
  <w:rsids>
    <w:rsidRoot w:val="006A7DA3"/>
    <w:rsid w:val="001453FE"/>
    <w:rsid w:val="00162F1D"/>
    <w:rsid w:val="001D19B4"/>
    <w:rsid w:val="00227C93"/>
    <w:rsid w:val="00263314"/>
    <w:rsid w:val="002658CB"/>
    <w:rsid w:val="00327FDF"/>
    <w:rsid w:val="00333D7A"/>
    <w:rsid w:val="003A4888"/>
    <w:rsid w:val="005149A6"/>
    <w:rsid w:val="006440BE"/>
    <w:rsid w:val="0064426D"/>
    <w:rsid w:val="00650FD8"/>
    <w:rsid w:val="006A7DA3"/>
    <w:rsid w:val="006E298D"/>
    <w:rsid w:val="00821928"/>
    <w:rsid w:val="008A2159"/>
    <w:rsid w:val="009853BA"/>
    <w:rsid w:val="009A3CDD"/>
    <w:rsid w:val="00A3415D"/>
    <w:rsid w:val="00A372D7"/>
    <w:rsid w:val="00B648E7"/>
    <w:rsid w:val="00BB0226"/>
    <w:rsid w:val="00BB4972"/>
    <w:rsid w:val="00C81143"/>
    <w:rsid w:val="00C911E0"/>
    <w:rsid w:val="00CF0645"/>
    <w:rsid w:val="00D66343"/>
    <w:rsid w:val="00D84752"/>
    <w:rsid w:val="00DC5988"/>
    <w:rsid w:val="00DC6C33"/>
    <w:rsid w:val="00FD20E2"/>
    <w:rsid w:val="00FF563D"/>
    <w:rsid w:val="23F83B69"/>
    <w:rsid w:val="760B10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0"/>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2"/>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7"/>
    <w:semiHidden/>
    <w:unhideWhenUsed/>
    <w:qFormat/>
    <w:uiPriority w:val="99"/>
    <w:pPr>
      <w:jc w:val="left"/>
    </w:pPr>
  </w:style>
  <w:style w:type="paragraph" w:styleId="7">
    <w:name w:val="footer"/>
    <w:basedOn w:val="1"/>
    <w:link w:val="34"/>
    <w:unhideWhenUsed/>
    <w:qFormat/>
    <w:uiPriority w:val="99"/>
    <w:pPr>
      <w:tabs>
        <w:tab w:val="center" w:pos="4153"/>
        <w:tab w:val="right" w:pos="8306"/>
      </w:tabs>
      <w:snapToGrid w:val="0"/>
      <w:jc w:val="left"/>
    </w:pPr>
    <w:rPr>
      <w:sz w:val="18"/>
      <w:szCs w:val="18"/>
    </w:rPr>
  </w:style>
  <w:style w:type="paragraph" w:styleId="8">
    <w:name w:val="header"/>
    <w:basedOn w:val="1"/>
    <w:link w:val="33"/>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0">
    <w:name w:val="annotation subject"/>
    <w:basedOn w:val="6"/>
    <w:next w:val="6"/>
    <w:link w:val="38"/>
    <w:semiHidden/>
    <w:unhideWhenUsed/>
    <w:qFormat/>
    <w:uiPriority w:val="99"/>
    <w:rPr>
      <w:b/>
      <w:bCs/>
    </w:rPr>
  </w:style>
  <w:style w:type="character" w:styleId="13">
    <w:name w:val="Strong"/>
    <w:basedOn w:val="12"/>
    <w:qFormat/>
    <w:uiPriority w:val="22"/>
    <w:rPr>
      <w:b/>
      <w:bCs/>
    </w:rPr>
  </w:style>
  <w:style w:type="character" w:styleId="14">
    <w:name w:val="Emphasis"/>
    <w:basedOn w:val="12"/>
    <w:qFormat/>
    <w:uiPriority w:val="20"/>
    <w:rPr>
      <w:i/>
    </w:rPr>
  </w:style>
  <w:style w:type="character" w:styleId="15">
    <w:name w:val="HTML Code"/>
    <w:basedOn w:val="12"/>
    <w:semiHidden/>
    <w:unhideWhenUsed/>
    <w:qFormat/>
    <w:uiPriority w:val="99"/>
    <w:rPr>
      <w:rFonts w:ascii="宋体" w:hAnsi="宋体" w:eastAsia="宋体" w:cs="宋体"/>
      <w:sz w:val="24"/>
      <w:szCs w:val="24"/>
    </w:rPr>
  </w:style>
  <w:style w:type="character" w:styleId="16">
    <w:name w:val="annotation reference"/>
    <w:basedOn w:val="12"/>
    <w:semiHidden/>
    <w:unhideWhenUsed/>
    <w:qFormat/>
    <w:uiPriority w:val="99"/>
    <w:rPr>
      <w:sz w:val="21"/>
      <w:szCs w:val="21"/>
    </w:rPr>
  </w:style>
  <w:style w:type="character" w:customStyle="1" w:styleId="17">
    <w:name w:val="refindex___in7zn"/>
    <w:basedOn w:val="12"/>
    <w:qFormat/>
    <w:uiPriority w:val="0"/>
  </w:style>
  <w:style w:type="paragraph" w:customStyle="1" w:styleId="18">
    <w:name w:val="last-nod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styleId="19">
    <w:name w:val="List Paragraph"/>
    <w:basedOn w:val="1"/>
    <w:qFormat/>
    <w:uiPriority w:val="34"/>
    <w:pPr>
      <w:ind w:firstLine="420" w:firstLineChars="200"/>
    </w:pPr>
  </w:style>
  <w:style w:type="character" w:customStyle="1" w:styleId="20">
    <w:name w:val="标题 2 字符"/>
    <w:basedOn w:val="12"/>
    <w:link w:val="3"/>
    <w:qFormat/>
    <w:uiPriority w:val="9"/>
    <w:rPr>
      <w:rFonts w:asciiTheme="majorHAnsi" w:hAnsiTheme="majorHAnsi" w:eastAsiaTheme="majorEastAsia" w:cstheme="majorBidi"/>
      <w:b/>
      <w:bCs/>
      <w:sz w:val="32"/>
      <w:szCs w:val="32"/>
    </w:rPr>
  </w:style>
  <w:style w:type="character" w:customStyle="1" w:styleId="21">
    <w:name w:val="标题 1 字符"/>
    <w:basedOn w:val="12"/>
    <w:link w:val="2"/>
    <w:qFormat/>
    <w:uiPriority w:val="9"/>
    <w:rPr>
      <w:b/>
      <w:bCs/>
      <w:kern w:val="44"/>
      <w:sz w:val="44"/>
      <w:szCs w:val="44"/>
    </w:rPr>
  </w:style>
  <w:style w:type="character" w:customStyle="1" w:styleId="22">
    <w:name w:val="katex-mathml"/>
    <w:basedOn w:val="12"/>
    <w:qFormat/>
    <w:uiPriority w:val="0"/>
  </w:style>
  <w:style w:type="character" w:customStyle="1" w:styleId="23">
    <w:name w:val="mord"/>
    <w:basedOn w:val="12"/>
    <w:qFormat/>
    <w:uiPriority w:val="0"/>
  </w:style>
  <w:style w:type="character" w:customStyle="1" w:styleId="24">
    <w:name w:val="mrel"/>
    <w:basedOn w:val="12"/>
    <w:qFormat/>
    <w:uiPriority w:val="0"/>
  </w:style>
  <w:style w:type="character" w:customStyle="1" w:styleId="25">
    <w:name w:val="mopen"/>
    <w:basedOn w:val="12"/>
    <w:qFormat/>
    <w:uiPriority w:val="0"/>
  </w:style>
  <w:style w:type="character" w:customStyle="1" w:styleId="26">
    <w:name w:val="vlist-s"/>
    <w:basedOn w:val="12"/>
    <w:qFormat/>
    <w:uiPriority w:val="0"/>
  </w:style>
  <w:style w:type="character" w:customStyle="1" w:styleId="27">
    <w:name w:val="mclose"/>
    <w:basedOn w:val="12"/>
    <w:qFormat/>
    <w:uiPriority w:val="0"/>
  </w:style>
  <w:style w:type="character" w:customStyle="1" w:styleId="28">
    <w:name w:val="mop"/>
    <w:basedOn w:val="12"/>
    <w:qFormat/>
    <w:uiPriority w:val="0"/>
  </w:style>
  <w:style w:type="character" w:customStyle="1" w:styleId="29">
    <w:name w:val="mbin"/>
    <w:basedOn w:val="12"/>
    <w:qFormat/>
    <w:uiPriority w:val="0"/>
  </w:style>
  <w:style w:type="character" w:customStyle="1" w:styleId="30">
    <w:name w:val="标题 3 字符"/>
    <w:basedOn w:val="12"/>
    <w:link w:val="4"/>
    <w:qFormat/>
    <w:uiPriority w:val="9"/>
    <w:rPr>
      <w:b/>
      <w:bCs/>
      <w:sz w:val="32"/>
      <w:szCs w:val="32"/>
    </w:rPr>
  </w:style>
  <w:style w:type="character" w:styleId="31">
    <w:name w:val="Placeholder Text"/>
    <w:basedOn w:val="12"/>
    <w:semiHidden/>
    <w:qFormat/>
    <w:uiPriority w:val="99"/>
    <w:rPr>
      <w:color w:val="808080"/>
    </w:rPr>
  </w:style>
  <w:style w:type="character" w:customStyle="1" w:styleId="32">
    <w:name w:val="标题 4 字符"/>
    <w:basedOn w:val="12"/>
    <w:link w:val="5"/>
    <w:semiHidden/>
    <w:qFormat/>
    <w:uiPriority w:val="9"/>
    <w:rPr>
      <w:rFonts w:asciiTheme="majorHAnsi" w:hAnsiTheme="majorHAnsi" w:eastAsiaTheme="majorEastAsia" w:cstheme="majorBidi"/>
      <w:b/>
      <w:bCs/>
      <w:sz w:val="28"/>
      <w:szCs w:val="28"/>
    </w:rPr>
  </w:style>
  <w:style w:type="character" w:customStyle="1" w:styleId="33">
    <w:name w:val="页眉 字符"/>
    <w:basedOn w:val="12"/>
    <w:link w:val="8"/>
    <w:qFormat/>
    <w:uiPriority w:val="99"/>
    <w:rPr>
      <w:sz w:val="18"/>
      <w:szCs w:val="18"/>
    </w:rPr>
  </w:style>
  <w:style w:type="character" w:customStyle="1" w:styleId="34">
    <w:name w:val="页脚 字符"/>
    <w:basedOn w:val="12"/>
    <w:link w:val="7"/>
    <w:qFormat/>
    <w:uiPriority w:val="99"/>
    <w:rPr>
      <w:sz w:val="18"/>
      <w:szCs w:val="18"/>
    </w:rPr>
  </w:style>
  <w:style w:type="character" w:customStyle="1" w:styleId="35">
    <w:name w:val="mpunct"/>
    <w:basedOn w:val="12"/>
    <w:qFormat/>
    <w:uiPriority w:val="0"/>
  </w:style>
  <w:style w:type="character" w:customStyle="1" w:styleId="36">
    <w:name w:val="minner"/>
    <w:basedOn w:val="12"/>
    <w:qFormat/>
    <w:uiPriority w:val="0"/>
  </w:style>
  <w:style w:type="character" w:customStyle="1" w:styleId="37">
    <w:name w:val="批注文字 字符"/>
    <w:basedOn w:val="12"/>
    <w:link w:val="6"/>
    <w:semiHidden/>
    <w:qFormat/>
    <w:uiPriority w:val="99"/>
  </w:style>
  <w:style w:type="character" w:customStyle="1" w:styleId="38">
    <w:name w:val="批注主题 字符"/>
    <w:basedOn w:val="37"/>
    <w:link w:val="10"/>
    <w:semiHidden/>
    <w:qFormat/>
    <w:uiPriority w:val="99"/>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4" Type="http://schemas.microsoft.com/office/2011/relationships/people" Target="people.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E8E3F0-BD4A-416E-9F20-157E4EA0ED18}">
  <ds:schemaRefs/>
</ds:datastoreItem>
</file>

<file path=docProps/app.xml><?xml version="1.0" encoding="utf-8"?>
<Properties xmlns="http://schemas.openxmlformats.org/officeDocument/2006/extended-properties" xmlns:vt="http://schemas.openxmlformats.org/officeDocument/2006/docPropsVTypes">
  <Template>Normal</Template>
  <Pages>26</Pages>
  <Words>9177</Words>
  <Characters>10762</Characters>
  <Lines>106</Lines>
  <Paragraphs>29</Paragraphs>
  <TotalTime>7009</TotalTime>
  <ScaleCrop>false</ScaleCrop>
  <LinksUpToDate>false</LinksUpToDate>
  <CharactersWithSpaces>10910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2024-08-13T05:33:00Z</dcterms:created>
  <dc:creator>昌楠</dc:creator>
  <cp:lastModifiedBy>吴溜</cp:lastModifiedBy>
  <dcterms:modified xsi:type="dcterms:W3CDTF">2024-11-21T09:25:53Z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B69742A260FF47CDB735A68ABA023ECF_12</vt:lpwstr>
  </property>
</Properties>
</file>