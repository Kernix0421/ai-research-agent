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D4F06" w14:textId="77777777" w:rsidR="00FA4301" w:rsidRDefault="00BC26C2">
      <w:pPr>
        <w:pStyle w:val="1"/>
      </w:pPr>
      <w:bookmarkStart w:id="0" w:name="_Hlk138105740"/>
      <w:bookmarkStart w:id="1" w:name="_Hlk182991085"/>
      <w:r>
        <w:t>Introduction</w:t>
      </w:r>
    </w:p>
    <w:p w14:paraId="2897ACA9" w14:textId="77777777" w:rsidR="00FA4301" w:rsidRDefault="00FA4301"/>
    <w:tbl>
      <w:tblPr>
        <w:tblStyle w:val="af6"/>
        <w:tblW w:w="0" w:type="auto"/>
        <w:tblLook w:val="04A0" w:firstRow="1" w:lastRow="0" w:firstColumn="1" w:lastColumn="0" w:noHBand="0" w:noVBand="1"/>
      </w:tblPr>
      <w:tblGrid>
        <w:gridCol w:w="8296"/>
      </w:tblGrid>
      <w:tr w:rsidR="00FA4301" w14:paraId="1CA830EA" w14:textId="77777777">
        <w:tc>
          <w:tcPr>
            <w:tcW w:w="8296" w:type="dxa"/>
          </w:tcPr>
          <w:p w14:paraId="7A87FE24" w14:textId="77777777" w:rsidR="00FA4301" w:rsidRDefault="00BC26C2">
            <w:pPr>
              <w:pStyle w:val="C"/>
              <w:ind w:firstLine="420"/>
              <w:rPr>
                <w:color w:val="FF0000"/>
              </w:rPr>
            </w:pPr>
            <w:r>
              <w:rPr>
                <w:rFonts w:hint="eastAsia"/>
                <w:color w:val="FF0000"/>
              </w:rPr>
              <w:t>统一用词：</w:t>
            </w:r>
          </w:p>
          <w:p w14:paraId="46C2F5F9" w14:textId="77777777" w:rsidR="00FA4301" w:rsidRDefault="00BC26C2">
            <w:pPr>
              <w:pStyle w:val="C"/>
              <w:ind w:firstLine="420"/>
              <w:rPr>
                <w:color w:val="FF0000"/>
              </w:rPr>
            </w:pPr>
            <w:r>
              <w:rPr>
                <w:rFonts w:hint="eastAsia"/>
                <w:color w:val="FF0000"/>
              </w:rPr>
              <w:t>3D alignment optimization problem</w:t>
            </w:r>
            <w:r>
              <w:rPr>
                <w:rFonts w:hint="eastAsia"/>
                <w:color w:val="FF0000"/>
              </w:rPr>
              <w:t>或简称为</w:t>
            </w:r>
            <w:r>
              <w:rPr>
                <w:rFonts w:hint="eastAsia"/>
                <w:color w:val="FF0000"/>
              </w:rPr>
              <w:t>3D alignment problem</w:t>
            </w:r>
          </w:p>
          <w:p w14:paraId="406322C1" w14:textId="77777777" w:rsidR="00FA4301" w:rsidRDefault="00BC26C2">
            <w:pPr>
              <w:pStyle w:val="C"/>
              <w:ind w:firstLine="420"/>
              <w:rPr>
                <w:color w:val="FF0000"/>
              </w:rPr>
            </w:pPr>
            <w:r>
              <w:rPr>
                <w:rFonts w:hint="eastAsia"/>
                <w:color w:val="FF0000"/>
              </w:rPr>
              <w:t xml:space="preserve">3D alignment optimization model </w:t>
            </w:r>
            <w:r>
              <w:rPr>
                <w:rFonts w:hint="eastAsia"/>
                <w:color w:val="FF0000"/>
              </w:rPr>
              <w:t>或简称为</w:t>
            </w:r>
            <w:r>
              <w:rPr>
                <w:rFonts w:hint="eastAsia"/>
                <w:color w:val="FF0000"/>
              </w:rPr>
              <w:t>3D alignment  model</w:t>
            </w:r>
          </w:p>
          <w:p w14:paraId="39F59028" w14:textId="77777777" w:rsidR="00FA4301" w:rsidRDefault="00FA4301">
            <w:pPr>
              <w:pStyle w:val="C"/>
              <w:ind w:firstLineChars="0" w:firstLine="0"/>
            </w:pPr>
          </w:p>
        </w:tc>
      </w:tr>
    </w:tbl>
    <w:p w14:paraId="0808197B" w14:textId="77777777" w:rsidR="00FA4301" w:rsidRDefault="00FA4301">
      <w:pPr>
        <w:pStyle w:val="C"/>
        <w:ind w:firstLine="420"/>
      </w:pPr>
    </w:p>
    <w:p w14:paraId="3006E1C3" w14:textId="77777777" w:rsidR="00FA4301" w:rsidRDefault="00BC26C2">
      <w:pPr>
        <w:pStyle w:val="C"/>
        <w:ind w:firstLine="420"/>
      </w:pPr>
      <w:r>
        <w:t>The planning and design of railway alignments</w:t>
      </w:r>
      <w:r>
        <w:rPr>
          <w:rFonts w:hint="eastAsia"/>
        </w:rPr>
        <w:t>是一项通过评估多方因素而</w:t>
      </w:r>
      <w:r>
        <w:rPr>
          <w:rFonts w:hint="eastAsia"/>
        </w:rPr>
        <w:t>find the</w:t>
      </w:r>
      <w:r>
        <w:t xml:space="preserve"> railway path </w:t>
      </w:r>
      <w:r>
        <w:rPr>
          <w:rFonts w:hint="eastAsia"/>
        </w:rPr>
        <w:t xml:space="preserve">location </w:t>
      </w:r>
      <w:r>
        <w:rPr>
          <w:rFonts w:hint="eastAsia"/>
        </w:rPr>
        <w:t>提出线路的具体走向的复杂决策问题</w:t>
      </w:r>
      <w:r>
        <w:fldChar w:fldCharType="begin"/>
      </w:r>
      <w:r>
        <w:instrText xml:space="preserve"> ADDIN NE.Ref.{8255CCF4-6782-44F6-82CA-F08CDF355816}</w:instrText>
      </w:r>
      <w:r>
        <w:fldChar w:fldCharType="separate"/>
      </w:r>
      <w:r>
        <w:rPr>
          <w:rFonts w:cs="Times New Roman"/>
          <w:color w:val="000000"/>
          <w:kern w:val="0"/>
          <w:vertAlign w:val="superscript"/>
        </w:rPr>
        <w:t>[1]</w:t>
      </w:r>
      <w:r>
        <w:fldChar w:fldCharType="end"/>
      </w:r>
      <w:r>
        <w:rPr>
          <w:rFonts w:hint="eastAsia"/>
        </w:rPr>
        <w:t>，涉及到地质影响因素</w:t>
      </w:r>
      <w:r>
        <w:fldChar w:fldCharType="begin"/>
      </w:r>
      <w:r>
        <w:instrText xml:space="preserve"> ADDIN NE.Ref.{FBBA6C77-FD9C-4D5B-B506-9A7B8B429BBD}</w:instrText>
      </w:r>
      <w:r>
        <w:fldChar w:fldCharType="separate"/>
      </w:r>
      <w:r>
        <w:rPr>
          <w:rFonts w:cs="Times New Roman"/>
          <w:color w:val="000000"/>
          <w:kern w:val="0"/>
          <w:vertAlign w:val="superscript"/>
        </w:rPr>
        <w:t>[2]</w:t>
      </w:r>
      <w:r>
        <w:fldChar w:fldCharType="end"/>
      </w:r>
      <w:r>
        <w:rPr>
          <w:rFonts w:hint="eastAsia"/>
        </w:rPr>
        <w:t>、社会发展因素</w:t>
      </w:r>
      <w:r>
        <w:fldChar w:fldCharType="begin"/>
      </w:r>
      <w:r>
        <w:instrText xml:space="preserve"> ADDIN NE.Ref.{B2477071-3CDD-4DFF-8E28-8606DEBF9A07}</w:instrText>
      </w:r>
      <w:r>
        <w:fldChar w:fldCharType="separate"/>
      </w:r>
      <w:r>
        <w:rPr>
          <w:rFonts w:cs="Times New Roman"/>
          <w:color w:val="000000"/>
          <w:kern w:val="0"/>
          <w:vertAlign w:val="superscript"/>
        </w:rPr>
        <w:t>[3]</w:t>
      </w:r>
      <w:r>
        <w:fldChar w:fldCharType="end"/>
      </w:r>
      <w:r>
        <w:rPr>
          <w:rFonts w:hint="eastAsia"/>
        </w:rPr>
        <w:t>、自然生态因素</w:t>
      </w:r>
      <w:r>
        <w:fldChar w:fldCharType="begin"/>
      </w:r>
      <w:r>
        <w:instrText xml:space="preserve"> ADDIN NE.Ref.{28F48783-8CEE-44F4-BC38-E3D98D80EAC7}</w:instrText>
      </w:r>
      <w:r>
        <w:fldChar w:fldCharType="separate"/>
      </w:r>
      <w:r>
        <w:rPr>
          <w:rFonts w:cs="Times New Roman"/>
          <w:color w:val="000000"/>
          <w:kern w:val="0"/>
          <w:vertAlign w:val="superscript"/>
        </w:rPr>
        <w:t>[4]</w:t>
      </w:r>
      <w:r>
        <w:fldChar w:fldCharType="end"/>
      </w:r>
      <w:r>
        <w:rPr>
          <w:rFonts w:hint="eastAsia"/>
        </w:rPr>
        <w:t>等不同方面。好的</w:t>
      </w:r>
      <w:r>
        <w:t>线路位置</w:t>
      </w:r>
      <w:r>
        <w:rPr>
          <w:rFonts w:hint="eastAsia"/>
        </w:rPr>
        <w:t>的</w:t>
      </w:r>
      <w:r>
        <w:t>确定</w:t>
      </w:r>
      <w:r>
        <w:rPr>
          <w:rFonts w:hint="eastAsia"/>
        </w:rPr>
        <w:t>是铁路项目建设前期的最重要环节，影响着铁路项目的建设</w:t>
      </w:r>
      <w:r>
        <w:t>、</w:t>
      </w:r>
      <w:r>
        <w:rPr>
          <w:rFonts w:hint="eastAsia"/>
        </w:rPr>
        <w:t>运营和经济效益。因此，研究</w:t>
      </w:r>
      <w:r>
        <w:t>Railway pathfinding</w:t>
      </w:r>
      <w:r>
        <w:rPr>
          <w:rFonts w:hint="eastAsia"/>
        </w:rPr>
        <w:t>方法来提升铁路选线的设计质量</w:t>
      </w:r>
      <w:r>
        <w:t>和</w:t>
      </w:r>
      <w:r>
        <w:rPr>
          <w:rFonts w:hint="eastAsia"/>
        </w:rPr>
        <w:t>效率吸引</w:t>
      </w:r>
      <w:r>
        <w:t>了许多研究</w:t>
      </w:r>
      <w:r>
        <w:rPr>
          <w:rFonts w:hint="eastAsia"/>
        </w:rPr>
        <w:t>者</w:t>
      </w:r>
      <w:r>
        <w:t>的兴趣</w:t>
      </w:r>
      <w:r>
        <w:rPr>
          <w:rFonts w:hint="eastAsia"/>
        </w:rPr>
        <w:t>。</w:t>
      </w:r>
    </w:p>
    <w:p w14:paraId="64EE732A" w14:textId="77777777" w:rsidR="00FA4301" w:rsidRDefault="00BC26C2">
      <w:pPr>
        <w:pStyle w:val="C"/>
        <w:ind w:leftChars="95" w:left="199" w:firstLineChars="100" w:firstLine="210"/>
        <w:pPrChange w:id="2" w:author="吴溜" w:date="2024-11-26T14:28:00Z">
          <w:pPr>
            <w:pStyle w:val="C"/>
            <w:ind w:firstLine="420"/>
          </w:pPr>
        </w:pPrChange>
      </w:pPr>
      <w:r>
        <w:t xml:space="preserve">Railway alignment optimization </w:t>
      </w:r>
      <w:r>
        <w:rPr>
          <w:rFonts w:hint="eastAsia"/>
        </w:rPr>
        <w:t>是</w:t>
      </w:r>
      <w:r>
        <w:rPr>
          <w:rFonts w:hint="eastAsia"/>
        </w:rPr>
        <w:t xml:space="preserve"> </w:t>
      </w:r>
      <w:r>
        <w:t>Railway pathfinding</w:t>
      </w:r>
      <w:r>
        <w:rPr>
          <w:rFonts w:hint="eastAsia"/>
        </w:rPr>
        <w:t>的</w:t>
      </w:r>
      <w:r>
        <w:t>主要</w:t>
      </w:r>
      <w:r>
        <w:rPr>
          <w:rFonts w:hint="eastAsia"/>
        </w:rPr>
        <w:t>策略。</w:t>
      </w:r>
      <w:r>
        <w:t>alignment optimization</w:t>
      </w:r>
      <w:r>
        <w:rPr>
          <w:rFonts w:hint="eastAsia"/>
        </w:rPr>
        <w:t>，主要分为平面线形优化、纵断面线形优化和平</w:t>
      </w:r>
      <w:proofErr w:type="gramStart"/>
      <w:r>
        <w:rPr>
          <w:rFonts w:hint="eastAsia"/>
        </w:rPr>
        <w:t>纵</w:t>
      </w:r>
      <w:proofErr w:type="gramEnd"/>
      <w:r>
        <w:t>线形同时优化的</w:t>
      </w:r>
      <w:r>
        <w:rPr>
          <w:rFonts w:hint="eastAsia"/>
        </w:rPr>
        <w:t>三维线形优化三个方面。其中，三维线形优化由于将</w:t>
      </w:r>
      <w:r>
        <w:t>线形的</w:t>
      </w:r>
      <w:r>
        <w:rPr>
          <w:rFonts w:hint="eastAsia"/>
        </w:rPr>
        <w:t>平纵面同时</w:t>
      </w:r>
      <w:r>
        <w:t>考虑</w:t>
      </w:r>
      <w:r>
        <w:rPr>
          <w:rFonts w:hint="eastAsia"/>
        </w:rPr>
        <w:t>，</w:t>
      </w:r>
      <w:r>
        <w:t>从而能给出线形的三维空间位置而</w:t>
      </w:r>
      <w:r>
        <w:rPr>
          <w:rFonts w:hint="eastAsia"/>
        </w:rPr>
        <w:t>成为研究热点。</w:t>
      </w:r>
    </w:p>
    <w:p w14:paraId="568D4936" w14:textId="77777777" w:rsidR="00FA4301" w:rsidRDefault="00BC26C2">
      <w:pPr>
        <w:pStyle w:val="C"/>
        <w:ind w:firstLine="420"/>
        <w:rPr>
          <w:strike/>
        </w:rPr>
      </w:pPr>
      <w:r>
        <w:rPr>
          <w:rFonts w:hint="eastAsia"/>
        </w:rPr>
        <w:t>选线问题可以被视为单目标问题</w:t>
      </w:r>
      <w:r>
        <w:rPr>
          <w:rFonts w:hint="eastAsia"/>
        </w:rPr>
        <w:t xml:space="preserve">with the goal of minimizing construction costs[] </w:t>
      </w:r>
      <w:r>
        <w:rPr>
          <w:rFonts w:hint="eastAsia"/>
        </w:rPr>
        <w:t>，或者多目标问题</w:t>
      </w:r>
      <w:r>
        <w:rPr>
          <w:rFonts w:hint="eastAsia"/>
        </w:rPr>
        <w:t>[</w:t>
      </w:r>
      <w:r>
        <w:rPr>
          <w:rFonts w:hint="eastAsia"/>
        </w:rPr>
        <w:t>添加引文</w:t>
      </w:r>
      <w:r>
        <w:rPr>
          <w:rFonts w:hint="eastAsia"/>
        </w:rPr>
        <w:t>]</w:t>
      </w:r>
      <w:r>
        <w:rPr>
          <w:rFonts w:hint="eastAsia"/>
        </w:rPr>
        <w:t>，因此，</w:t>
      </w:r>
      <w:r>
        <w:t xml:space="preserve"> Researchers </w:t>
      </w:r>
      <w:r>
        <w:rPr>
          <w:rFonts w:hint="eastAsia"/>
        </w:rPr>
        <w:t xml:space="preserve">have dedicated their efforts to constructing multiple models </w:t>
      </w:r>
      <w:r>
        <w:t xml:space="preserve">to </w:t>
      </w:r>
      <w:r>
        <w:rPr>
          <w:rFonts w:hint="eastAsia"/>
        </w:rPr>
        <w:t xml:space="preserve">optimize the alignment, </w:t>
      </w:r>
      <w:r>
        <w:t>S</w:t>
      </w:r>
      <w:r>
        <w:rPr>
          <w:rFonts w:hint="eastAsia"/>
        </w:rPr>
        <w:t>uch as</w:t>
      </w:r>
      <w:r>
        <w:rPr>
          <w:rFonts w:hint="eastAsia"/>
        </w:rPr>
        <w:t>切割线模型、</w:t>
      </w:r>
      <w:r>
        <w:rPr>
          <w:rFonts w:hint="eastAsia"/>
        </w:rPr>
        <w:t>DT</w:t>
      </w:r>
      <w:r>
        <w:rPr>
          <w:rFonts w:hint="eastAsia"/>
        </w:rPr>
        <w:t>模型、</w:t>
      </w:r>
      <w:commentRangeStart w:id="3"/>
      <w:r>
        <w:rPr>
          <w:rFonts w:hint="eastAsia"/>
        </w:rPr>
        <w:t>。。。。。</w:t>
      </w:r>
      <w:commentRangeEnd w:id="3"/>
      <w:r>
        <w:rPr>
          <w:rStyle w:val="afa"/>
          <w:rFonts w:asciiTheme="minorHAnsi" w:eastAsiaTheme="minorEastAsia" w:hAnsiTheme="minorHAnsi"/>
        </w:rPr>
        <w:commentReference w:id="3"/>
      </w:r>
      <w:r>
        <w:rPr>
          <w:rFonts w:hint="eastAsia"/>
        </w:rPr>
        <w:t>。</w:t>
      </w:r>
      <w:r>
        <w:rPr>
          <w:rFonts w:hint="eastAsia"/>
          <w:strike/>
        </w:rPr>
        <w:t xml:space="preserve"> </w:t>
      </w:r>
    </w:p>
    <w:p w14:paraId="5DAF55D9" w14:textId="77777777" w:rsidR="00FA4301" w:rsidRDefault="00BC26C2">
      <w:pPr>
        <w:pStyle w:val="C"/>
        <w:ind w:firstLine="420"/>
      </w:pPr>
      <w:r>
        <w:rPr>
          <w:rFonts w:hint="eastAsia"/>
        </w:rPr>
        <w:t>这些模型的</w:t>
      </w:r>
      <w:commentRangeStart w:id="4"/>
      <w:r>
        <w:t>求解并不是一件</w:t>
      </w:r>
      <w:r>
        <w:rPr>
          <w:rFonts w:hint="eastAsia"/>
        </w:rPr>
        <w:t>容易</w:t>
      </w:r>
      <w:r>
        <w:t>的事情</w:t>
      </w:r>
      <w:commentRangeEnd w:id="4"/>
      <w:r>
        <w:rPr>
          <w:rStyle w:val="afa"/>
          <w:rFonts w:asciiTheme="minorHAnsi" w:eastAsiaTheme="minorEastAsia" w:hAnsiTheme="minorHAnsi"/>
        </w:rPr>
        <w:commentReference w:id="4"/>
      </w:r>
      <w:r>
        <w:t>，</w:t>
      </w:r>
      <w:r>
        <w:t xml:space="preserve"> since it is a discontinuous, non-convex,  nonlinear, non-differentiable, constrained optimization problem with many local minima, </w:t>
      </w:r>
      <w:proofErr w:type="gramStart"/>
      <w:r>
        <w:t>and  implicit</w:t>
      </w:r>
      <w:proofErr w:type="gramEnd"/>
      <w:r>
        <w:t xml:space="preserve"> objective function and the search space is so large  (Li, Pu, </w:t>
      </w:r>
      <w:proofErr w:type="spellStart"/>
      <w:r>
        <w:t>Schonfeld</w:t>
      </w:r>
      <w:proofErr w:type="spellEnd"/>
      <w:r>
        <w:t>, Zhang, &amp; Zheng, 2016).</w:t>
      </w:r>
      <w:r>
        <w:rPr>
          <w:rFonts w:hint="eastAsia"/>
        </w:rPr>
        <w:t xml:space="preserve"> </w:t>
      </w:r>
    </w:p>
    <w:p w14:paraId="72B06A27" w14:textId="77777777" w:rsidR="00FA4301" w:rsidRDefault="00BC26C2">
      <w:pPr>
        <w:pStyle w:val="C"/>
        <w:ind w:firstLine="420"/>
      </w:pPr>
      <w:r>
        <w:t>In the literature,</w:t>
      </w:r>
      <w:r>
        <w:t>多种优化方法</w:t>
      </w:r>
      <w:r>
        <w:rPr>
          <w:rFonts w:hint="eastAsia"/>
        </w:rPr>
        <w:t>引入</w:t>
      </w:r>
      <w:r>
        <w:t>线形模型获取</w:t>
      </w:r>
      <w:r>
        <w:rPr>
          <w:rFonts w:hint="eastAsia"/>
        </w:rPr>
        <w:t>线形的</w:t>
      </w:r>
      <w:r>
        <w:t>位置</w:t>
      </w:r>
      <w:r>
        <w:rPr>
          <w:rFonts w:hint="eastAsia"/>
        </w:rPr>
        <w:t>。</w:t>
      </w:r>
      <w:r>
        <w:t>这些方法</w:t>
      </w:r>
      <w:r>
        <w:t>include mixed integer programming (</w:t>
      </w:r>
      <w:proofErr w:type="spellStart"/>
      <w:r>
        <w:t>Easa</w:t>
      </w:r>
      <w:proofErr w:type="spellEnd"/>
      <w:r>
        <w:t xml:space="preserve"> &amp; Mehmood, 2008), Mixed Integer Nonlinear Programming (Vázquez-Méndez, </w:t>
      </w:r>
      <w:proofErr w:type="spellStart"/>
      <w:r>
        <w:t>Casal</w:t>
      </w:r>
      <w:proofErr w:type="spellEnd"/>
      <w:r>
        <w:t xml:space="preserve">, </w:t>
      </w:r>
      <w:proofErr w:type="spellStart"/>
      <w:r>
        <w:t>Santamarina</w:t>
      </w:r>
      <w:proofErr w:type="spellEnd"/>
      <w:r>
        <w:t xml:space="preserve">, &amp; Castro, 2018), dynamic </w:t>
      </w:r>
      <w:commentRangeStart w:id="5"/>
      <w:r>
        <w:t xml:space="preserve">programming </w:t>
      </w:r>
      <w:commentRangeEnd w:id="5"/>
      <w:r>
        <w:rPr>
          <w:rStyle w:val="afa"/>
          <w:rFonts w:asciiTheme="minorHAnsi" w:eastAsiaTheme="minorEastAsia" w:hAnsiTheme="minorHAnsi"/>
        </w:rPr>
        <w:commentReference w:id="5"/>
      </w:r>
      <w:r>
        <w:t xml:space="preserve">( A.  </w:t>
      </w:r>
      <w:proofErr w:type="spellStart"/>
      <w:r>
        <w:t>Burak</w:t>
      </w:r>
      <w:proofErr w:type="spellEnd"/>
      <w:r>
        <w:t xml:space="preserve">  GÖKTEPE,  Selim  ALTUN,  </w:t>
      </w:r>
      <w:proofErr w:type="spellStart"/>
      <w:r>
        <w:t>Perviz</w:t>
      </w:r>
      <w:proofErr w:type="spellEnd"/>
      <w:r>
        <w:t xml:space="preserve">  AHMEDZADE),  discrete algorithms (</w:t>
      </w:r>
      <w:proofErr w:type="spellStart"/>
      <w:r>
        <w:t>Hirpa</w:t>
      </w:r>
      <w:proofErr w:type="spellEnd"/>
      <w:r>
        <w:t xml:space="preserve">, Hare, </w:t>
      </w:r>
      <w:proofErr w:type="spellStart"/>
      <w:r>
        <w:t>Lucet</w:t>
      </w:r>
      <w:proofErr w:type="spellEnd"/>
      <w:r>
        <w:t xml:space="preserve">, </w:t>
      </w:r>
      <w:proofErr w:type="spellStart"/>
      <w:r>
        <w:t>Pushak</w:t>
      </w:r>
      <w:proofErr w:type="spellEnd"/>
      <w:r>
        <w:t xml:space="preserve">, &amp; </w:t>
      </w:r>
      <w:proofErr w:type="spellStart"/>
      <w:r>
        <w:t>Tesfamariam</w:t>
      </w:r>
      <w:proofErr w:type="spellEnd"/>
      <w:r>
        <w:t xml:space="preserve">, 2016; </w:t>
      </w:r>
      <w:proofErr w:type="spellStart"/>
      <w:r>
        <w:t>Pushak</w:t>
      </w:r>
      <w:proofErr w:type="spellEnd"/>
      <w:r>
        <w:t xml:space="preserve">, Hare, &amp; </w:t>
      </w:r>
      <w:proofErr w:type="spellStart"/>
      <w:r>
        <w:t>Lucet</w:t>
      </w:r>
      <w:proofErr w:type="spellEnd"/>
      <w:r>
        <w:t xml:space="preserve">, 2016), derivative-free optimization (Mondal, </w:t>
      </w:r>
      <w:proofErr w:type="spellStart"/>
      <w:r>
        <w:t>Lucet</w:t>
      </w:r>
      <w:proofErr w:type="spellEnd"/>
      <w:r>
        <w:t xml:space="preserve">, &amp; Hare, 2015),  gradient type algorithm (Vázquez-Méndez, </w:t>
      </w:r>
      <w:proofErr w:type="spellStart"/>
      <w:r>
        <w:t>Casal</w:t>
      </w:r>
      <w:proofErr w:type="spellEnd"/>
      <w:r>
        <w:t xml:space="preserve">, </w:t>
      </w:r>
      <w:proofErr w:type="spellStart"/>
      <w:r>
        <w:t>Santamarina</w:t>
      </w:r>
      <w:proofErr w:type="spellEnd"/>
      <w:r>
        <w:t>, &amp; Castro, 2018), heuristic neighborhood search with mixed integer programming (Cheng &amp; Lee, 2006; Lee, Tsou, &amp; Liu, 2009), sequential quadratic programming algorithm (</w:t>
      </w:r>
      <w:proofErr w:type="spellStart"/>
      <w:r>
        <w:t>Casal</w:t>
      </w:r>
      <w:proofErr w:type="spellEnd"/>
      <w:r>
        <w:t xml:space="preserve"> et al.,  2017), distance transforms (DTs) (de Smith, 2006 ), etc. </w:t>
      </w:r>
      <w:r>
        <w:t>除此之外，进化算法和群智能优化算法</w:t>
      </w:r>
      <w:r>
        <w:t>,such as Genetic  algorithm (Maji &amp; Jha, 2009, 2017), Particle swarm optimization (</w:t>
      </w:r>
      <w:proofErr w:type="spellStart"/>
      <w:r>
        <w:t>Shafahi</w:t>
      </w:r>
      <w:proofErr w:type="spellEnd"/>
      <w:r>
        <w:t xml:space="preserve"> &amp; </w:t>
      </w:r>
      <w:proofErr w:type="spellStart"/>
      <w:r>
        <w:t>Bagherian</w:t>
      </w:r>
      <w:proofErr w:type="spellEnd"/>
      <w:r>
        <w:t xml:space="preserve">, 2013; </w:t>
      </w:r>
      <w:proofErr w:type="spellStart"/>
      <w:r>
        <w:t>Babapour</w:t>
      </w:r>
      <w:proofErr w:type="spellEnd"/>
      <w:r>
        <w:t xml:space="preserve">, Naghdi, </w:t>
      </w:r>
      <w:proofErr w:type="spellStart"/>
      <w:r>
        <w:t>Ghajar</w:t>
      </w:r>
      <w:proofErr w:type="spellEnd"/>
      <w:r>
        <w:t xml:space="preserve">, &amp; Mortazavi, 2018;), and ant colony optimization  </w:t>
      </w:r>
      <w:r>
        <w:lastRenderedPageBreak/>
        <w:t xml:space="preserve">algorithm (M.B. Sushma, </w:t>
      </w:r>
      <w:proofErr w:type="spellStart"/>
      <w:r>
        <w:t>Sandeepan</w:t>
      </w:r>
      <w:proofErr w:type="spellEnd"/>
      <w:r>
        <w:t xml:space="preserve"> Roy, </w:t>
      </w:r>
      <w:proofErr w:type="spellStart"/>
      <w:r>
        <w:t>Avijit</w:t>
      </w:r>
      <w:proofErr w:type="spellEnd"/>
      <w:r>
        <w:t xml:space="preserve"> Maji) </w:t>
      </w:r>
      <w:proofErr w:type="spellStart"/>
      <w:r>
        <w:t>etc</w:t>
      </w:r>
      <w:proofErr w:type="spellEnd"/>
      <w:r>
        <w:t xml:space="preserve">, </w:t>
      </w:r>
      <w:r>
        <w:rPr>
          <w:rFonts w:hint="eastAsia"/>
        </w:rPr>
        <w:t>也</w:t>
      </w:r>
      <w:r>
        <w:t>被广泛地使用，因为他们对非线性、非</w:t>
      </w:r>
      <w:proofErr w:type="gramStart"/>
      <w:r>
        <w:t>凸</w:t>
      </w:r>
      <w:proofErr w:type="gramEnd"/>
      <w:r>
        <w:t>和非规则的问题</w:t>
      </w:r>
      <w:r>
        <w:rPr>
          <w:rFonts w:hint="eastAsia"/>
        </w:rPr>
        <w:t>具有</w:t>
      </w:r>
      <w:r>
        <w:t>操作简单、收敛速度快等优点</w:t>
      </w:r>
      <w:r>
        <w:rPr>
          <w:rFonts w:hint="eastAsia"/>
        </w:rPr>
        <w:t>。</w:t>
      </w:r>
      <w:r>
        <w:t>随着机器学习技术的发展</w:t>
      </w:r>
      <w:r>
        <w:t>, deep reinforcement learning (DRL) is recently employed to optimize railway alignments.</w:t>
      </w:r>
      <w:r>
        <w:rPr>
          <w:rFonts w:hint="eastAsia"/>
        </w:rPr>
        <w:t xml:space="preserve"> </w:t>
      </w:r>
    </w:p>
    <w:p w14:paraId="249C3F60" w14:textId="77777777" w:rsidR="00FA4301" w:rsidRDefault="00BC26C2">
      <w:pPr>
        <w:pStyle w:val="C"/>
        <w:tabs>
          <w:tab w:val="left" w:pos="142"/>
        </w:tabs>
        <w:ind w:firstLine="420"/>
      </w:pPr>
      <w:r>
        <w:t xml:space="preserve">For many other related works, we suggest an exhaustive review of the performance assessment methodology published by Das [6] in 2021, which contains more than 100 referenced works about experimental methodology. </w:t>
      </w:r>
      <w:r>
        <w:fldChar w:fldCharType="begin"/>
      </w:r>
      <w:r>
        <w:instrText xml:space="preserve"> ADDIN NE.Ref.{C233D546-A761-46D9-AC95-DC18E1B97CB0}</w:instrText>
      </w:r>
      <w:r>
        <w:fldChar w:fldCharType="separate"/>
      </w:r>
      <w:r>
        <w:rPr>
          <w:rFonts w:cs="Times New Roman"/>
          <w:color w:val="000000"/>
          <w:kern w:val="0"/>
          <w:vertAlign w:val="superscript"/>
        </w:rPr>
        <w:t>[16-18]</w:t>
      </w:r>
      <w:r>
        <w:fldChar w:fldCharType="end"/>
      </w:r>
    </w:p>
    <w:p w14:paraId="2C740536" w14:textId="77777777" w:rsidR="00FA4301" w:rsidRDefault="00BC26C2">
      <w:pPr>
        <w:pStyle w:val="C"/>
        <w:ind w:firstLine="420"/>
      </w:pPr>
      <w:r>
        <w:rPr>
          <w:rFonts w:hint="eastAsia"/>
        </w:rPr>
        <w:t>尽管</w:t>
      </w:r>
      <w:r>
        <w:t>alignment optimization</w:t>
      </w:r>
      <w:r>
        <w:rPr>
          <w:rFonts w:hint="eastAsia"/>
        </w:rPr>
        <w:t xml:space="preserve"> </w:t>
      </w:r>
      <w:r>
        <w:t>已</w:t>
      </w:r>
      <w:r>
        <w:rPr>
          <w:rFonts w:hint="eastAsia"/>
        </w:rPr>
        <w:t>经被如此</w:t>
      </w:r>
      <w:r>
        <w:t>多的研究，但是</w:t>
      </w:r>
      <w:r>
        <w:rPr>
          <w:rFonts w:hint="eastAsia"/>
        </w:rPr>
        <w:t>不管</w:t>
      </w:r>
      <w:r>
        <w:t>采用何种计算模型</w:t>
      </w:r>
      <w:r>
        <w:rPr>
          <w:rFonts w:hint="eastAsia"/>
        </w:rPr>
        <w:t>和</w:t>
      </w:r>
      <w:r>
        <w:t>算法，</w:t>
      </w:r>
      <w:proofErr w:type="gramStart"/>
      <w:r>
        <w:t>总面临</w:t>
      </w:r>
      <w:proofErr w:type="gramEnd"/>
      <w:r>
        <w:t>着</w:t>
      </w:r>
      <w:r>
        <w:rPr>
          <w:rFonts w:hint="eastAsia"/>
        </w:rPr>
        <w:t>目标评估的计算负担大的问题</w:t>
      </w:r>
      <w:r>
        <w:t>。</w:t>
      </w:r>
      <w:r>
        <w:rPr>
          <w:rFonts w:hint="eastAsia"/>
        </w:rPr>
        <w:t>模型</w:t>
      </w:r>
      <w:r>
        <w:t>的</w:t>
      </w:r>
      <w:r>
        <w:rPr>
          <w:rFonts w:hint="eastAsia"/>
        </w:rPr>
        <w:t>目标评估</w:t>
      </w:r>
      <w:r>
        <w:t>，</w:t>
      </w:r>
      <w:r>
        <w:rPr>
          <w:rFonts w:hint="eastAsia"/>
        </w:rPr>
        <w:t>特别</w:t>
      </w:r>
      <w:r>
        <w:t>是长大线路的</w:t>
      </w:r>
      <w:r>
        <w:rPr>
          <w:rFonts w:hint="eastAsia"/>
        </w:rPr>
        <w:t>目标</w:t>
      </w:r>
      <w:r>
        <w:t>评估，面临以下三个问题</w:t>
      </w:r>
      <w:r>
        <w:rPr>
          <w:rFonts w:hint="eastAsia"/>
        </w:rPr>
        <w:t>。</w:t>
      </w:r>
    </w:p>
    <w:p w14:paraId="6D8C0376" w14:textId="77777777" w:rsidR="00FA4301" w:rsidRDefault="00BC26C2">
      <w:pPr>
        <w:pStyle w:val="C"/>
        <w:ind w:firstLine="420"/>
        <w:rPr>
          <w:rFonts w:eastAsia="等线" w:cs="Times New Roman"/>
        </w:rPr>
      </w:pPr>
      <w:r>
        <w:t>（</w:t>
      </w:r>
      <w:r>
        <w:rPr>
          <w:rFonts w:hint="eastAsia"/>
        </w:rPr>
        <w:t>1</w:t>
      </w:r>
      <w:r>
        <w:t>）变量数</w:t>
      </w:r>
      <w:r>
        <w:rPr>
          <w:rFonts w:hint="eastAsia"/>
        </w:rPr>
        <w:t>随线路长度</w:t>
      </w:r>
      <w:r>
        <w:t>增加而增加，</w:t>
      </w:r>
      <w:r>
        <w:rPr>
          <w:rFonts w:hint="eastAsia"/>
        </w:rPr>
        <w:t xml:space="preserve">i.e., </w:t>
      </w:r>
      <w:r>
        <w:t>一段较长的线路</w:t>
      </w:r>
      <w:r>
        <w:rPr>
          <w:rFonts w:hint="eastAsia"/>
        </w:rPr>
        <w:t>可能多达</w:t>
      </w:r>
      <w:r>
        <w:t>上千个变量</w:t>
      </w:r>
      <w:r>
        <w:rPr>
          <w:rFonts w:hint="eastAsia"/>
        </w:rPr>
        <w:t>，</w:t>
      </w:r>
      <w:r>
        <w:rPr>
          <w:rFonts w:eastAsia="等线" w:cs="Times New Roman"/>
        </w:rPr>
        <w:t>the dimension of problem can be very high</w:t>
      </w:r>
      <w:r>
        <w:rPr>
          <w:rFonts w:hint="eastAsia"/>
        </w:rPr>
        <w:t>。对于这样</w:t>
      </w:r>
      <w:r>
        <w:t>一个高维度问题</w:t>
      </w:r>
      <w:r>
        <w:rPr>
          <w:rFonts w:hint="eastAsia"/>
        </w:rPr>
        <w:t>，解</w:t>
      </w:r>
      <w:r>
        <w:t>空间</w:t>
      </w:r>
      <w:r>
        <w:rPr>
          <w:rFonts w:ascii="宋体" w:hAnsi="宋体" w:cs="楷体_GB2312" w:hint="eastAsia"/>
          <w:spacing w:val="12"/>
        </w:rPr>
        <w:t>必然复杂</w:t>
      </w:r>
      <w:r>
        <w:rPr>
          <w:rFonts w:eastAsia="等线" w:cs="Times New Roman"/>
        </w:rPr>
        <w:t>and thus the main difficulty remains in obtaining a computationally efficient method to solve it</w:t>
      </w:r>
      <w:proofErr w:type="gramStart"/>
      <w:r>
        <w:rPr>
          <w:rFonts w:eastAsia="等线" w:cs="Times New Roman" w:hint="eastAsia"/>
        </w:rPr>
        <w:t>【</w:t>
      </w:r>
      <w:r>
        <w:rPr>
          <w:rFonts w:eastAsia="等线" w:cs="Times New Roman"/>
        </w:rPr>
        <w:t>(</w:t>
      </w:r>
      <w:proofErr w:type="gramEnd"/>
      <w:r>
        <w:rPr>
          <w:rFonts w:eastAsia="等线" w:cs="Times New Roman"/>
        </w:rPr>
        <w:t xml:space="preserve">Vázquez-Méndez, </w:t>
      </w:r>
      <w:proofErr w:type="spellStart"/>
      <w:r>
        <w:rPr>
          <w:rFonts w:eastAsia="等线" w:cs="Times New Roman"/>
        </w:rPr>
        <w:t>Casal</w:t>
      </w:r>
      <w:proofErr w:type="spellEnd"/>
      <w:r>
        <w:rPr>
          <w:rFonts w:eastAsia="等线" w:cs="Times New Roman"/>
        </w:rPr>
        <w:t xml:space="preserve">, </w:t>
      </w:r>
      <w:proofErr w:type="spellStart"/>
      <w:r>
        <w:rPr>
          <w:rFonts w:eastAsia="等线" w:cs="Times New Roman"/>
        </w:rPr>
        <w:t>Santamarina</w:t>
      </w:r>
      <w:proofErr w:type="spellEnd"/>
      <w:r>
        <w:rPr>
          <w:rFonts w:eastAsia="等线" w:cs="Times New Roman"/>
        </w:rPr>
        <w:t>, &amp; Castro, 2018) A 3D Model for Optimizing Infrastructure Costs in Road Design</w:t>
      </w:r>
      <w:r>
        <w:rPr>
          <w:rFonts w:eastAsia="等线" w:cs="Times New Roman"/>
        </w:rPr>
        <w:t>】</w:t>
      </w:r>
    </w:p>
    <w:p w14:paraId="2B563308" w14:textId="77777777" w:rsidR="00FA4301" w:rsidRDefault="00BC26C2">
      <w:pPr>
        <w:pStyle w:val="C"/>
        <w:ind w:firstLine="420"/>
        <w:rPr>
          <w:rFonts w:eastAsia="等线" w:cs="Times New Roman"/>
        </w:rPr>
      </w:pPr>
      <w:r>
        <w:rPr>
          <w:rFonts w:eastAsia="等线" w:cs="Times New Roman" w:hint="eastAsia"/>
        </w:rPr>
        <w:t>（</w:t>
      </w:r>
      <w:r>
        <w:rPr>
          <w:rFonts w:eastAsia="等线" w:cs="Times New Roman" w:hint="eastAsia"/>
        </w:rPr>
        <w:t>2</w:t>
      </w:r>
      <w:r>
        <w:rPr>
          <w:rFonts w:eastAsia="等线" w:cs="Times New Roman" w:hint="eastAsia"/>
        </w:rPr>
        <w:t>）对三维线形问题所构建的</w:t>
      </w:r>
      <w:r>
        <w:rPr>
          <w:rFonts w:hint="eastAsia"/>
        </w:rPr>
        <w:t>评估</w:t>
      </w:r>
      <w:r>
        <w:t>函数</w:t>
      </w:r>
      <w:r>
        <w:rPr>
          <w:rFonts w:hint="eastAsia"/>
        </w:rPr>
        <w:t>是非</w:t>
      </w:r>
      <w:r>
        <w:t>连续、非</w:t>
      </w:r>
      <w:proofErr w:type="gramStart"/>
      <w:r>
        <w:t>凸</w:t>
      </w:r>
      <w:proofErr w:type="gramEnd"/>
      <w:r>
        <w:t>的</w:t>
      </w:r>
      <w:r>
        <w:rPr>
          <w:rFonts w:eastAsia="等线" w:cs="Times New Roman"/>
        </w:rPr>
        <w:t>nonconvex</w:t>
      </w:r>
      <w:r>
        <w:rPr>
          <w:rFonts w:eastAsia="等线" w:cs="Times New Roman" w:hint="eastAsia"/>
        </w:rPr>
        <w:t>，</w:t>
      </w:r>
      <w:r>
        <w:rPr>
          <w:rFonts w:eastAsia="等线" w:cs="Times New Roman"/>
        </w:rPr>
        <w:t>比如</w:t>
      </w:r>
      <w:r>
        <w:rPr>
          <w:rFonts w:hint="eastAsia"/>
        </w:rPr>
        <w:t>选线涉及具有不同单位</w:t>
      </w:r>
      <w:r>
        <w:t>费用的地块</w:t>
      </w:r>
      <w:r>
        <w:rPr>
          <w:rFonts w:hint="eastAsia"/>
        </w:rPr>
        <w:t>、</w:t>
      </w:r>
      <w:r>
        <w:t>complex structures such as bridges and tunnels</w:t>
      </w:r>
      <w:r>
        <w:rPr>
          <w:rFonts w:hint="eastAsia"/>
        </w:rPr>
        <w:t>。</w:t>
      </w:r>
      <w:r>
        <w:t xml:space="preserve">Moreover, the  constraints to handle railway/highway alignment are </w:t>
      </w:r>
      <w:r>
        <w:rPr>
          <w:rFonts w:hint="eastAsia"/>
        </w:rPr>
        <w:t>相当多且</w:t>
      </w:r>
      <w:r>
        <w:t>complicated.</w:t>
      </w:r>
    </w:p>
    <w:p w14:paraId="0E603156" w14:textId="77777777" w:rsidR="00FA4301" w:rsidRDefault="00BC26C2">
      <w:pPr>
        <w:pStyle w:val="C"/>
        <w:ind w:firstLine="420"/>
      </w:pPr>
      <w:r>
        <w:rPr>
          <w:rFonts w:eastAsia="等线" w:cs="Times New Roman" w:hint="eastAsia"/>
        </w:rPr>
        <w:t>（</w:t>
      </w:r>
      <w:r>
        <w:rPr>
          <w:rFonts w:eastAsia="等线" w:cs="Times New Roman" w:hint="eastAsia"/>
        </w:rPr>
        <w:t>3</w:t>
      </w:r>
      <w:r>
        <w:rPr>
          <w:rFonts w:eastAsia="等线" w:cs="Times New Roman" w:hint="eastAsia"/>
        </w:rPr>
        <w:t>）</w:t>
      </w:r>
      <w:r>
        <w:rPr>
          <w:rFonts w:hint="eastAsia"/>
        </w:rPr>
        <w:t>选线涉及</w:t>
      </w:r>
      <w:r>
        <w:t>的地形区域</w:t>
      </w:r>
      <w:r>
        <w:rPr>
          <w:rFonts w:hint="eastAsia"/>
        </w:rPr>
        <w:t>大</w:t>
      </w:r>
      <w:r>
        <w:t>study area is relatively large</w:t>
      </w:r>
      <w:r>
        <w:rPr>
          <w:rFonts w:hint="eastAsia"/>
        </w:rPr>
        <w:t>（可能</w:t>
      </w:r>
      <w:r>
        <w:t>达</w:t>
      </w:r>
      <w:r>
        <w:rPr>
          <w:rFonts w:hint="eastAsia"/>
        </w:rPr>
        <w:t>到</w:t>
      </w:r>
      <w:r>
        <w:rPr>
          <w:rFonts w:hint="eastAsia"/>
        </w:rPr>
        <w:t>100</w:t>
      </w:r>
      <w:r>
        <w:t>km</w:t>
      </w:r>
      <w:r>
        <w:rPr>
          <w:vertAlign w:val="superscript"/>
        </w:rPr>
        <w:t>2</w:t>
      </w:r>
      <w:r>
        <w:rPr>
          <w:rFonts w:hint="eastAsia"/>
        </w:rPr>
        <w:t>以上），目标评估</w:t>
      </w:r>
      <w:r>
        <w:t>需要通过三角网</w:t>
      </w:r>
      <w:r>
        <w:rPr>
          <w:rFonts w:hint="eastAsia"/>
        </w:rPr>
        <w:t>不断地</w:t>
      </w:r>
      <w:r>
        <w:t>插值</w:t>
      </w:r>
      <w:r>
        <w:rPr>
          <w:rFonts w:hint="eastAsia"/>
        </w:rPr>
        <w:t>，以获得大量</w:t>
      </w:r>
      <w:r>
        <w:t>的</w:t>
      </w:r>
      <w:r>
        <w:rPr>
          <w:rFonts w:hint="eastAsia"/>
        </w:rPr>
        <w:t>线路</w:t>
      </w:r>
      <w:r>
        <w:t>中</w:t>
      </w:r>
      <w:proofErr w:type="gramStart"/>
      <w:r>
        <w:t>桩</w:t>
      </w:r>
      <w:r>
        <w:rPr>
          <w:rFonts w:hint="eastAsia"/>
        </w:rPr>
        <w:t>所在</w:t>
      </w:r>
      <w:proofErr w:type="gramEnd"/>
      <w:r>
        <w:t>的地面高程，而</w:t>
      </w:r>
      <w:r>
        <w:rPr>
          <w:rFonts w:hint="eastAsia"/>
        </w:rPr>
        <w:t>在数字高程</w:t>
      </w:r>
      <w:r>
        <w:t>模型</w:t>
      </w:r>
      <w:r>
        <w:rPr>
          <w:rFonts w:hint="eastAsia"/>
        </w:rPr>
        <w:t>（</w:t>
      </w:r>
      <w:r>
        <w:t>Digital Elevation Model)</w:t>
      </w:r>
      <w:r>
        <w:rPr>
          <w:rFonts w:hint="eastAsia"/>
        </w:rPr>
        <w:t>上的每一次</w:t>
      </w:r>
      <w:r>
        <w:t>插值需要检索</w:t>
      </w:r>
      <w:r>
        <w:rPr>
          <w:rFonts w:hint="eastAsia"/>
        </w:rPr>
        <w:t>数</w:t>
      </w:r>
      <w:r>
        <w:t>百万至千万</w:t>
      </w:r>
      <w:r>
        <w:rPr>
          <w:rFonts w:hint="eastAsia"/>
        </w:rPr>
        <w:t>个</w:t>
      </w:r>
      <w:r>
        <w:t>三角网</w:t>
      </w:r>
      <w:r>
        <w:rPr>
          <w:rFonts w:hint="eastAsia"/>
        </w:rPr>
        <w:t>。</w:t>
      </w:r>
    </w:p>
    <w:p w14:paraId="42E6CC09" w14:textId="77777777" w:rsidR="00FA4301" w:rsidRDefault="00FA4301">
      <w:pPr>
        <w:pStyle w:val="C"/>
        <w:ind w:firstLine="420"/>
        <w:rPr>
          <w:rFonts w:eastAsia="等线" w:cs="Times New Roman"/>
        </w:rPr>
      </w:pPr>
    </w:p>
    <w:p w14:paraId="6CC833C0" w14:textId="77777777" w:rsidR="00FA4301" w:rsidRDefault="00BC26C2">
      <w:pPr>
        <w:pStyle w:val="C"/>
        <w:ind w:firstLine="420"/>
        <w:rPr>
          <w:rFonts w:cs="楷体_GB2312"/>
          <w:spacing w:val="12"/>
        </w:rPr>
      </w:pPr>
      <w:r>
        <w:rPr>
          <w:rFonts w:eastAsia="等线" w:cs="Times New Roman" w:hint="eastAsia"/>
        </w:rPr>
        <w:t xml:space="preserve">Facing the alignment problem, many local minima are expected; therefore, the use of global optimization techniques becomes </w:t>
      </w:r>
      <w:proofErr w:type="gramStart"/>
      <w:r>
        <w:rPr>
          <w:rFonts w:eastAsia="等线" w:cs="Times New Roman" w:hint="eastAsia"/>
        </w:rPr>
        <w:t>essential.</w:t>
      </w:r>
      <w:commentRangeStart w:id="6"/>
      <w:r>
        <w:rPr>
          <w:rFonts w:eastAsia="等线" w:cs="Times New Roman" w:hint="eastAsia"/>
        </w:rPr>
        <w:t>【</w:t>
      </w:r>
      <w:proofErr w:type="gramEnd"/>
      <w:r>
        <w:rPr>
          <w:rFonts w:eastAsia="等线" w:cs="Times New Roman" w:hint="eastAsia"/>
        </w:rPr>
        <w:t>】</w:t>
      </w:r>
      <w:commentRangeEnd w:id="6"/>
      <w:r>
        <w:rPr>
          <w:rStyle w:val="afa"/>
          <w:rFonts w:asciiTheme="minorHAnsi" w:eastAsiaTheme="minorEastAsia" w:hAnsiTheme="minorHAnsi"/>
        </w:rPr>
        <w:commentReference w:id="6"/>
      </w:r>
      <w:r>
        <w:rPr>
          <w:rFonts w:eastAsia="等线" w:cs="Times New Roman"/>
        </w:rPr>
        <w:t xml:space="preserve">. For global optimization algorithms, a high number of evaluations is time consuming. </w:t>
      </w:r>
      <w:r>
        <w:t xml:space="preserve">Kang et al. </w:t>
      </w:r>
      <w:r>
        <w:fldChar w:fldCharType="begin"/>
      </w:r>
      <w:r>
        <w:instrText xml:space="preserve"> ADDIN NE.Ref.{074A1831-6B30-4421-9A11-29419D14C516}</w:instrText>
      </w:r>
      <w:r>
        <w:fldChar w:fldCharType="separate"/>
      </w:r>
      <w:r>
        <w:rPr>
          <w:rFonts w:cs="Times New Roman"/>
          <w:color w:val="000000"/>
          <w:kern w:val="0"/>
          <w:vertAlign w:val="superscript"/>
        </w:rPr>
        <w:t>[19]</w:t>
      </w:r>
      <w:r>
        <w:fldChar w:fldCharType="end"/>
      </w:r>
      <w:r>
        <w:t xml:space="preserve">  concluded that most of the calculation time is spent on detailed evaluation procedures from their analysis of the calculation time for alignment optimization. </w:t>
      </w:r>
      <w:r>
        <w:rPr>
          <w:rFonts w:cs="楷体_GB2312"/>
          <w:spacing w:val="12"/>
        </w:rPr>
        <w:t>Also, the computational burden increases with the number of properties and the variation was non-linear at 1.2 power of map-density in assessing environmental impact and computing right</w:t>
      </w:r>
      <w:r>
        <w:rPr>
          <w:rFonts w:cs="楷体_GB2312" w:hint="eastAsia"/>
          <w:spacing w:val="12"/>
        </w:rPr>
        <w:t>-</w:t>
      </w:r>
      <w:r>
        <w:rPr>
          <w:rFonts w:cs="楷体_GB2312"/>
          <w:spacing w:val="12"/>
        </w:rPr>
        <w:t xml:space="preserve">of-way ( </w:t>
      </w:r>
      <w:r>
        <w:rPr>
          <w:rFonts w:cs="楷体_GB2312" w:hint="eastAsia"/>
          <w:spacing w:val="12"/>
        </w:rPr>
        <w:t>Kim</w:t>
      </w:r>
      <w:r>
        <w:rPr>
          <w:rFonts w:cs="楷体_GB2312" w:hint="eastAsia"/>
          <w:spacing w:val="12"/>
        </w:rPr>
        <w:t>等</w:t>
      </w:r>
      <w:r>
        <w:rPr>
          <w:rFonts w:cs="楷体_GB2312"/>
          <w:spacing w:val="12"/>
        </w:rP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Pr>
          <w:rFonts w:cs="楷体_GB2312"/>
          <w:spacing w:val="12"/>
        </w:rPr>
        <w:instrText>ADDIN CNKISM.Ref.{04AF2748D82148a7955A52189E863058}</w:instrText>
      </w:r>
      <w:r>
        <w:rPr>
          <w:rFonts w:cs="楷体_GB2312"/>
          <w:spacing w:val="12"/>
        </w:rPr>
      </w:r>
      <w:r>
        <w:rPr>
          <w:rFonts w:cs="楷体_GB2312"/>
          <w:spacing w:val="12"/>
        </w:rPr>
        <w:fldChar w:fldCharType="separate"/>
      </w:r>
      <w:r>
        <w:rPr>
          <w:rFonts w:cs="楷体_GB2312"/>
          <w:spacing w:val="12"/>
          <w:vertAlign w:val="superscript"/>
        </w:rPr>
        <w:t>[1]</w:t>
      </w:r>
      <w:r>
        <w:rPr>
          <w:rFonts w:cs="楷体_GB2312"/>
          <w:spacing w:val="12"/>
        </w:rPr>
        <w:fldChar w:fldCharType="end"/>
      </w:r>
      <w:r>
        <w:rPr>
          <w:rFonts w:cs="楷体_GB2312"/>
          <w:spacing w:val="12"/>
        </w:rPr>
        <w:fldChar w:fldCharType="begin" w:fldLock="1"/>
      </w:r>
      <w:r>
        <w:rPr>
          <w:rFonts w:cs="楷体_GB2312"/>
          <w:spacing w:val="12"/>
        </w:rPr>
        <w:instrText>ADDIN CSL_CITATION {"citationItems":[{"id":"ITEM-1","itemData":{"author":[{"dropping-particle":"","family":"Kim","given":"Eungcheol","non-dropping-particle":"","parse-names":false,"suffix":""},{"dropping-particle":"","family":"Jha","given":"Manoj K","non-dropping-particle":"","parse-names":false,"suffix":""},{"dropping-particle":"","family":"Son","given":"Bongsoo","non-dropping-particle":"","parse-names":false,"suffix":""}],"container-title":"Transportation Research Part B","id":"ITEM-1","issue":"4","issued":{"date-parts":[["2005"]]},"note":"2021-03-01 08:59:00","page":"339-360","title":"Improving the computational efficiency of highway alignment optimization models through a stepwise genetic algorithms approach","type":"article-journal","volume":"39"},"uris":["http://www.mendeley.com/documents/?uuid=fd80cbea-6768-4689-884b-c3649d37082f"]}],"mendeley":{"formattedCitation":"&lt;sup&gt;[3]&lt;/sup&gt;","plainTextFormattedCitation":"[3]","previouslyFormattedCitation":"&lt;sup&gt;[3]&lt;/sup&gt;"},"properties":{"noteIndex":0},"schema":"https://github.com/citation-style-language/schema/raw/master/csl-citation.json"}</w:instrText>
      </w:r>
      <w:r>
        <w:rPr>
          <w:rFonts w:cs="楷体_GB2312"/>
          <w:spacing w:val="12"/>
        </w:rPr>
        <w:fldChar w:fldCharType="end"/>
      </w:r>
      <w:r>
        <w:rPr>
          <w:rFonts w:cs="楷体_GB2312"/>
          <w:spacing w:val="12"/>
        </w:rPr>
        <w:t>(200</w:t>
      </w:r>
      <w:r>
        <w:rPr>
          <w:rFonts w:cs="楷体_GB2312" w:hint="eastAsia"/>
          <w:spacing w:val="12"/>
        </w:rPr>
        <w:t>5</w:t>
      </w:r>
      <w:r>
        <w:rPr>
          <w:rFonts w:cs="楷体_GB2312"/>
          <w:spacing w:val="12"/>
        </w:rPr>
        <w:t xml:space="preserve">)). </w:t>
      </w:r>
      <w:r>
        <w:rPr>
          <w:rFonts w:cs="楷体_GB2312" w:hint="eastAsia"/>
          <w:spacing w:val="12"/>
        </w:rPr>
        <w:t>Kang</w:t>
      </w:r>
      <w:r>
        <w:rPr>
          <w:rFonts w:cs="楷体_GB2312" w:hint="eastAsia"/>
          <w:spacing w:val="12"/>
        </w:rPr>
        <w:t>等人</w:t>
      </w:r>
      <w:r>
        <w:rPr>
          <w:rFonts w:cs="楷体_GB2312"/>
          <w:spacing w:val="12"/>
        </w:rP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Pr>
          <w:rFonts w:cs="楷体_GB2312"/>
          <w:spacing w:val="12"/>
        </w:rPr>
        <w:instrText>ADDIN CNKISM.Ref.{AB3529685E814a87A0A4C0A7DAACC4E4}</w:instrText>
      </w:r>
      <w:r>
        <w:rPr>
          <w:rFonts w:cs="楷体_GB2312"/>
          <w:spacing w:val="12"/>
        </w:rPr>
      </w:r>
      <w:r>
        <w:rPr>
          <w:rFonts w:cs="楷体_GB2312"/>
          <w:spacing w:val="12"/>
        </w:rPr>
        <w:fldChar w:fldCharType="separate"/>
      </w:r>
      <w:r>
        <w:rPr>
          <w:rFonts w:cs="楷体_GB2312"/>
          <w:spacing w:val="12"/>
          <w:vertAlign w:val="superscript"/>
        </w:rPr>
        <w:t>[2]</w:t>
      </w:r>
      <w:r>
        <w:rPr>
          <w:rFonts w:cs="楷体_GB2312"/>
          <w:spacing w:val="12"/>
        </w:rPr>
        <w:fldChar w:fldCharType="end"/>
      </w:r>
      <w:r>
        <w:rPr>
          <w:rFonts w:cs="楷体_GB2312" w:hint="eastAsia"/>
          <w:spacing w:val="12"/>
        </w:rPr>
        <w:t xml:space="preserve"> (2009)</w:t>
      </w:r>
      <w:r>
        <w:rPr>
          <w:rFonts w:cs="楷体_GB2312" w:hint="eastAsia"/>
          <w:spacing w:val="12"/>
        </w:rPr>
        <w:t>根据他们所</w:t>
      </w:r>
      <w:r>
        <w:rPr>
          <w:rFonts w:cs="楷体_GB2312"/>
          <w:spacing w:val="12"/>
        </w:rPr>
        <w:t>做</w:t>
      </w:r>
      <w:r>
        <w:rPr>
          <w:rFonts w:cs="楷体_GB2312" w:hint="eastAsia"/>
          <w:spacing w:val="12"/>
        </w:rPr>
        <w:t>的计算实例得出模型评估时间中的</w:t>
      </w:r>
      <w:r>
        <w:rPr>
          <w:rFonts w:cs="楷体_GB2312" w:hint="eastAsia"/>
          <w:spacing w:val="12"/>
        </w:rPr>
        <w:t>99.98%</w:t>
      </w:r>
      <w:r>
        <w:rPr>
          <w:rFonts w:cs="楷体_GB2312" w:hint="eastAsia"/>
          <w:spacing w:val="12"/>
        </w:rPr>
        <w:t>都用于对成本和环境影响估计。此外，多目标引入后使问题更加复杂，</w:t>
      </w:r>
      <w:r>
        <w:rPr>
          <w:rFonts w:cs="楷体_GB2312"/>
          <w:spacing w:val="12"/>
        </w:rPr>
        <w:t>如</w:t>
      </w:r>
      <w:proofErr w:type="spellStart"/>
      <w:r>
        <w:rPr>
          <w:rFonts w:eastAsia="仿宋_GB2312" w:cs="楷体_GB2312"/>
          <w:spacing w:val="12"/>
        </w:rPr>
        <w:t>Hirpa</w:t>
      </w:r>
      <w:proofErr w:type="spellEnd"/>
      <w:r>
        <w:rPr>
          <w:rFonts w:cs="楷体_GB2312" w:hint="eastAsia"/>
          <w:spacing w:val="12"/>
        </w:rPr>
        <w:t>等</w:t>
      </w:r>
      <w:r>
        <w:rPr>
          <w:rFonts w:cs="楷体_GB2312"/>
          <w:spacing w:val="12"/>
        </w:rPr>
        <w:fldChar w:fldCharType="begin">
          <w:fldData xml:space="preserve">PABMAGkAdABlAHIAYQBsAHMAPgANAAoAPABMAGkAdABlAHIAYQBsACAAaQBkAD0AIgBGADkANwAx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</w:fldData>
        </w:fldChar>
      </w:r>
      <w:r>
        <w:rPr>
          <w:rFonts w:cs="楷体_GB2312"/>
          <w:spacing w:val="12"/>
        </w:rPr>
        <w:instrText>ADDIN CNKISM.Ref.{0BB05787708C4df8B8641BDC08011190}</w:instrText>
      </w:r>
      <w:r>
        <w:rPr>
          <w:rFonts w:cs="楷体_GB2312"/>
          <w:spacing w:val="12"/>
        </w:rPr>
      </w:r>
      <w:r>
        <w:rPr>
          <w:rFonts w:cs="楷体_GB2312"/>
          <w:spacing w:val="12"/>
        </w:rPr>
        <w:fldChar w:fldCharType="separate"/>
      </w:r>
      <w:r>
        <w:rPr>
          <w:rFonts w:cs="楷体_GB2312"/>
          <w:spacing w:val="12"/>
          <w:vertAlign w:val="superscript"/>
        </w:rPr>
        <w:t>[3]</w:t>
      </w:r>
      <w:r>
        <w:rPr>
          <w:rFonts w:cs="楷体_GB2312"/>
          <w:spacing w:val="12"/>
        </w:rPr>
        <w:fldChar w:fldCharType="end"/>
      </w:r>
      <w:r>
        <w:rPr>
          <w:spacing w:val="12"/>
        </w:rPr>
        <w:t xml:space="preserve"> (2016)</w:t>
      </w:r>
      <w:r>
        <w:rPr>
          <w:rFonts w:cs="楷体_GB2312" w:hint="eastAsia"/>
          <w:spacing w:val="12"/>
        </w:rPr>
        <w:t>给出</w:t>
      </w:r>
      <w:r>
        <w:rPr>
          <w:rFonts w:hint="eastAsia"/>
          <w:spacing w:val="12"/>
        </w:rPr>
        <w:t>一个多目标选线问题</w:t>
      </w:r>
      <w:r>
        <w:rPr>
          <w:rFonts w:cs="楷体_GB2312" w:hint="eastAsia"/>
          <w:spacing w:val="12"/>
        </w:rPr>
        <w:t>的计算实验，仅能计算一个</w:t>
      </w:r>
      <w:r>
        <w:rPr>
          <w:rFonts w:cs="楷体_GB2312"/>
          <w:spacing w:val="12"/>
        </w:rPr>
        <w:t>500</w:t>
      </w:r>
      <w:r>
        <w:rPr>
          <w:rFonts w:cs="楷体_GB2312" w:hint="eastAsia"/>
          <w:spacing w:val="12"/>
        </w:rPr>
        <w:t>m</w:t>
      </w:r>
      <w:r>
        <w:rPr>
          <w:rFonts w:cs="楷体_GB2312" w:hint="eastAsia"/>
          <w:spacing w:val="12"/>
        </w:rPr>
        <w:t>×</w:t>
      </w:r>
      <w:r>
        <w:rPr>
          <w:rFonts w:cs="楷体_GB2312"/>
          <w:spacing w:val="12"/>
        </w:rPr>
        <w:t>1</w:t>
      </w:r>
      <w:r>
        <w:rPr>
          <w:rFonts w:cs="楷体_GB2312" w:hint="eastAsia"/>
          <w:spacing w:val="12"/>
        </w:rPr>
        <w:t xml:space="preserve"> </w:t>
      </w:r>
      <w:r>
        <w:rPr>
          <w:rFonts w:cs="楷体_GB2312"/>
          <w:spacing w:val="12"/>
        </w:rPr>
        <w:t>000</w:t>
      </w:r>
      <w:r>
        <w:rPr>
          <w:rFonts w:cs="楷体_GB2312" w:hint="eastAsia"/>
          <w:spacing w:val="12"/>
        </w:rPr>
        <w:t>m</w:t>
      </w:r>
      <w:r>
        <w:rPr>
          <w:rFonts w:cs="楷体_GB2312" w:hint="eastAsia"/>
          <w:spacing w:val="12"/>
        </w:rPr>
        <w:t>的区域。因此，有必要对三维选线问题的计算效率进行研究。</w:t>
      </w:r>
    </w:p>
    <w:p w14:paraId="4497EB50" w14:textId="77777777" w:rsidR="00FA4301" w:rsidRDefault="00BC26C2">
      <w:pPr>
        <w:pStyle w:val="C"/>
        <w:ind w:firstLine="420"/>
      </w:pPr>
      <w:r>
        <w:t xml:space="preserve">Subdividing a large problem into smaller pieces to improve computational efficiency is optimization strategies </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ADDIN CNKISM.Ref.{8319BE080D604cf7BFF70C7831E25DDE}</w:instrText>
      </w:r>
      <w:r>
        <w:fldChar w:fldCharType="separate"/>
      </w:r>
      <w:r>
        <w:rPr>
          <w:vertAlign w:val="superscript"/>
        </w:rPr>
        <w:t>[1]</w:t>
      </w:r>
      <w:r>
        <w:fldChar w:fldCharType="end"/>
      </w:r>
      <w:r>
        <w:t xml:space="preserve"> (</w:t>
      </w:r>
      <w:commentRangeStart w:id="7"/>
      <w:r>
        <w:t>20</w:t>
      </w:r>
      <w:r>
        <w:rPr>
          <w:rFonts w:hint="eastAsia"/>
        </w:rPr>
        <w:t>05</w:t>
      </w:r>
      <w:commentRangeEnd w:id="7"/>
      <w:r>
        <w:rPr>
          <w:rStyle w:val="afa"/>
          <w:rFonts w:asciiTheme="minorHAnsi" w:eastAsiaTheme="minorEastAsia" w:hAnsiTheme="minorHAnsi"/>
        </w:rPr>
        <w:commentReference w:id="7"/>
      </w:r>
      <w:r>
        <w:t>), and the following strategies have utilized</w:t>
      </w:r>
      <w:r>
        <w:rPr>
          <w:rFonts w:hint="eastAsia"/>
        </w:rPr>
        <w:t>.</w:t>
      </w:r>
      <w:r>
        <w:t xml:space="preserve"> Stepwise optimization (segmenting study areas into suitable pieces)</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ADDIN CNKISM.Ref.{8319BE080D604cf7BFF70C7831E25DDE}</w:instrText>
      </w:r>
      <w:r>
        <w:fldChar w:fldCharType="separate"/>
      </w:r>
      <w:r>
        <w:rPr>
          <w:vertAlign w:val="superscript"/>
        </w:rPr>
        <w:t>[1]</w:t>
      </w:r>
      <w:r>
        <w:fldChar w:fldCharType="end"/>
      </w:r>
      <w:r>
        <w:t xml:space="preserve"> (20</w:t>
      </w:r>
      <w:r>
        <w:rPr>
          <w:rFonts w:hint="eastAsia"/>
        </w:rPr>
        <w:t>05</w:t>
      </w:r>
      <w:r>
        <w:t>)</w:t>
      </w:r>
      <w:r>
        <w:rPr>
          <w:rFonts w:hint="eastAsia"/>
        </w:rPr>
        <w:t>,</w:t>
      </w:r>
      <w:r>
        <w:t xml:space="preserve"> prescreening and repairing (discarding </w:t>
      </w:r>
      <w:r>
        <w:lastRenderedPageBreak/>
        <w:t xml:space="preserve">those alignments </w:t>
      </w:r>
      <w:r>
        <w:rPr>
          <w:color w:val="FF0000"/>
        </w:rPr>
        <w:t xml:space="preserve">alternatives </w:t>
      </w:r>
      <w:r>
        <w:t xml:space="preserve">violating constraints are too severe and repair candidate alignments violating design constraints) </w:t>
      </w:r>
      <w: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instrText>ADDIN CNKISM.Ref.{16D2897B732F4f609550759B445F9778}</w:instrText>
      </w:r>
      <w:r>
        <w:fldChar w:fldCharType="separate"/>
      </w:r>
      <w:r>
        <w:rPr>
          <w:vertAlign w:val="superscript"/>
        </w:rPr>
        <w:t>[2]</w:t>
      </w:r>
      <w:r>
        <w:fldChar w:fldCharType="end"/>
      </w:r>
      <w:r>
        <w:t xml:space="preserve"> (</w:t>
      </w:r>
      <w:commentRangeStart w:id="8"/>
      <w:r>
        <w:t>20</w:t>
      </w:r>
      <w:r>
        <w:rPr>
          <w:rFonts w:hint="eastAsia"/>
        </w:rPr>
        <w:t>09</w:t>
      </w:r>
      <w:commentRangeEnd w:id="8"/>
      <w:r>
        <w:rPr>
          <w:rStyle w:val="afa"/>
          <w:rFonts w:asciiTheme="minorHAnsi" w:eastAsiaTheme="minorEastAsia" w:hAnsiTheme="minorHAnsi"/>
        </w:rPr>
        <w:commentReference w:id="8"/>
      </w:r>
      <w:r>
        <w:t>)</w:t>
      </w:r>
      <w:r>
        <w:rPr>
          <w:rFonts w:hint="eastAsia"/>
        </w:rPr>
        <w:t xml:space="preserve">, </w:t>
      </w:r>
      <w:r>
        <w:t xml:space="preserve">two-stage method (producing promising paths in the first phase and refine them in the next phase </w:t>
      </w:r>
      <w:r>
        <w:fldChar w:fldCharType="begin">
          <w:fldData xml:space="preserve">PABMAGkAdABlAHIAYQBsAHMAPgANAAoAPABMAGkAdABlAHIAYQBsACAAaQBkAD0AIgBFADcAQQAx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ADDIN CNKISM.Ref.{80B8ACA590214c94B9B45043CCE78510}</w:instrText>
      </w:r>
      <w:r>
        <w:fldChar w:fldCharType="separate"/>
      </w:r>
      <w:r>
        <w:rPr>
          <w:vertAlign w:val="superscript"/>
        </w:rPr>
        <w:t>[4]</w:t>
      </w:r>
      <w:r>
        <w:fldChar w:fldCharType="end"/>
      </w:r>
      <w:r>
        <w:t xml:space="preserve"> (</w:t>
      </w:r>
      <w:commentRangeStart w:id="9"/>
      <w:r>
        <w:t>2016</w:t>
      </w:r>
      <w:commentRangeEnd w:id="9"/>
      <w:r>
        <w:rPr>
          <w:rStyle w:val="afa"/>
          <w:rFonts w:asciiTheme="minorHAnsi" w:eastAsiaTheme="minorEastAsia" w:hAnsiTheme="minorHAnsi"/>
        </w:rPr>
        <w:commentReference w:id="9"/>
      </w:r>
      <w:r>
        <w:t xml:space="preserve">), etc. Although these methods reduce the difficulty of searching, they are phased and theoretically unable to obtain a global solution </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t xml:space="preserve">. For example, Song et al. </w:t>
      </w:r>
      <w:commentRangeStart w:id="10"/>
      <w:r>
        <w:t xml:space="preserve">proposed </w:t>
      </w:r>
      <w:commentRangeEnd w:id="10"/>
      <w:r>
        <w:rPr>
          <w:rStyle w:val="afa"/>
          <w:rFonts w:asciiTheme="minorHAnsi" w:eastAsiaTheme="minorEastAsia" w:hAnsiTheme="minorHAnsi"/>
        </w:rPr>
        <w:commentReference w:id="10"/>
      </w:r>
      <w:r>
        <w:t>a stepwise approach to solve the alignment optimization problem, and the horizontal alignments and the vertical alignments are produced by two kinds of particles in the PSO algorithm.</w:t>
      </w:r>
      <w:r>
        <w:rPr>
          <w:rFonts w:hint="eastAsia"/>
        </w:rPr>
        <w:t xml:space="preserve"> </w:t>
      </w:r>
      <w:r>
        <w:t>They realized that their method was easily trapped in local minima and then turn to integrate a genetic algorithm into their algorithm process at two different stages. Nevertheless, this improves the algorithm only to some extent.</w:t>
      </w:r>
    </w:p>
    <w:p w14:paraId="218432CC" w14:textId="77777777" w:rsidR="00FA4301" w:rsidRDefault="00BC26C2">
      <w:pPr>
        <w:pStyle w:val="C"/>
        <w:ind w:firstLineChars="250" w:firstLine="525"/>
        <w:rPr>
          <w:rFonts w:ascii="微软雅黑" w:eastAsia="黑体" w:hAnsi="微软雅黑" w:cs="微软雅黑"/>
          <w:bCs/>
          <w:spacing w:val="12"/>
          <w:szCs w:val="32"/>
        </w:rPr>
      </w:pPr>
      <w:r>
        <w:t>From the above, it can be seen that a global solution of the alignment requires the development of other technologies to improve computational efficiency and reducing computational burden.</w:t>
      </w:r>
    </w:p>
    <w:p w14:paraId="0887A002" w14:textId="77777777" w:rsidR="00FA4301" w:rsidRDefault="00BC26C2">
      <w:pPr>
        <w:pStyle w:val="C"/>
        <w:ind w:firstLine="420"/>
      </w:pPr>
      <w:r>
        <w:rPr>
          <w:rFonts w:hint="eastAsia"/>
        </w:rPr>
        <w:t>代理模型的核心思想是使用低代价的代理模型替代计算代价昂贵的真实目标函数来评价个体。代理模型通过一定数量的设计变量样本及相应的响应值，建立输入与输出的近似函数关系，构造出一个近似模型代替真实模型的方法。因为它避免了直接计算真实模型的困难，所以它计算速度快，对计算资源的要求更低，能</w:t>
      </w:r>
      <w:r>
        <w:t>实现</w:t>
      </w:r>
      <w:r>
        <w:rPr>
          <w:rFonts w:hint="eastAsia"/>
        </w:rPr>
        <w:t>减轻目标评估负担和</w:t>
      </w:r>
      <w:r>
        <w:t>提高计算效率</w:t>
      </w:r>
      <w:r>
        <w:rPr>
          <w:rFonts w:hint="eastAsia"/>
        </w:rPr>
        <w:t>的</w:t>
      </w:r>
      <w:r>
        <w:t>目的。</w:t>
      </w:r>
      <w:r>
        <w:rPr>
          <w:rFonts w:hint="eastAsia"/>
        </w:rPr>
        <w:t>因此在工程优化设计中被广泛应用。</w:t>
      </w:r>
    </w:p>
    <w:p w14:paraId="32557C4A" w14:textId="77777777" w:rsidR="00FA4301" w:rsidRDefault="00BC26C2">
      <w:pPr>
        <w:pStyle w:val="C"/>
        <w:ind w:firstLine="420"/>
        <w:rPr>
          <w:rFonts w:ascii="宋体" w:hAnsi="宋体" w:cs="宋体"/>
          <w:color w:val="000000"/>
          <w:kern w:val="0"/>
        </w:rPr>
      </w:pPr>
      <w:r>
        <w:rPr>
          <w:rFonts w:hint="eastAsia"/>
        </w:rPr>
        <w:t>近年来</w:t>
      </w:r>
      <w:r>
        <w:rPr>
          <w:rFonts w:ascii="宋体" w:hAnsi="宋体" w:cs="宋体" w:hint="eastAsia"/>
          <w:kern w:val="0"/>
          <w:sz w:val="24"/>
          <w:szCs w:val="24"/>
        </w:rPr>
        <w:t>，</w:t>
      </w:r>
      <w:r>
        <w:rPr>
          <w:rFonts w:hint="eastAsia"/>
        </w:rPr>
        <w:t>代理模型已被应用于各个领域，从机械优化设计</w:t>
      </w:r>
      <w:r>
        <w:fldChar w:fldCharType="begin"/>
      </w:r>
      <w:r>
        <w:instrText xml:space="preserve"> ADDIN NE.Ref.{5962B2B2-DD25-446A-BCF7-106BAFD22FA7}</w:instrText>
      </w:r>
      <w:r>
        <w:fldChar w:fldCharType="separate"/>
      </w:r>
      <w:r>
        <w:rPr>
          <w:rFonts w:cs="Times New Roman"/>
          <w:color w:val="000000"/>
          <w:kern w:val="0"/>
          <w:vertAlign w:val="superscript"/>
        </w:rPr>
        <w:t>[21]</w:t>
      </w:r>
      <w:r>
        <w:fldChar w:fldCharType="end"/>
      </w:r>
      <w:r>
        <w:rPr>
          <w:rFonts w:hint="eastAsia"/>
        </w:rPr>
        <w:t>到气动优化设计</w:t>
      </w:r>
      <w:r>
        <w:fldChar w:fldCharType="begin"/>
      </w:r>
      <w:r>
        <w:instrText xml:space="preserve"> ADDIN NE.Ref.{F8939E93-BC6D-4D53-95F6-CA52728B7773}</w:instrText>
      </w:r>
      <w:r>
        <w:fldChar w:fldCharType="separate"/>
      </w:r>
      <w:r>
        <w:rPr>
          <w:rFonts w:cs="Times New Roman"/>
          <w:color w:val="000000"/>
          <w:kern w:val="0"/>
          <w:vertAlign w:val="superscript"/>
        </w:rPr>
        <w:t>[22]</w:t>
      </w:r>
      <w:r>
        <w:fldChar w:fldCharType="end"/>
      </w:r>
      <w:r>
        <w:rPr>
          <w:rFonts w:hint="eastAsia"/>
        </w:rPr>
        <w:t>等不同工程</w:t>
      </w:r>
      <w:r>
        <w:t>的</w:t>
      </w:r>
      <w:r>
        <w:rPr>
          <w:rFonts w:hint="eastAsia"/>
        </w:rPr>
        <w:t>优化领域</w:t>
      </w:r>
      <w:r>
        <w:fldChar w:fldCharType="begin"/>
      </w:r>
      <w:r>
        <w:instrText xml:space="preserve"> ADDIN NE.Ref.{4C5388A9-0C95-4D04-B609-CCE42288CAB0}</w:instrText>
      </w:r>
      <w:r>
        <w:fldChar w:fldCharType="separate"/>
      </w:r>
      <w:r>
        <w:rPr>
          <w:rFonts w:cs="Times New Roman"/>
          <w:color w:val="000000"/>
          <w:kern w:val="0"/>
          <w:vertAlign w:val="superscript"/>
        </w:rPr>
        <w:t>[23]</w:t>
      </w:r>
      <w:r>
        <w:fldChar w:fldCharType="end"/>
      </w:r>
      <w:r>
        <w:rPr>
          <w:rFonts w:hint="eastAsia"/>
        </w:rPr>
        <w:t>。</w:t>
      </w:r>
      <w:r>
        <w:t>代理模型</w:t>
      </w:r>
      <w:r>
        <w:rPr>
          <w:rFonts w:hint="eastAsia"/>
        </w:rPr>
        <w:t>通过代替复杂和费时的数值分析模型，能提高优化设计效率，降低优化难度</w:t>
      </w:r>
      <w:r>
        <w:rPr>
          <w:rFonts w:ascii="宋体" w:hAnsi="宋体" w:cs="宋体" w:hint="eastAsia"/>
          <w:color w:val="000000"/>
          <w:kern w:val="0"/>
        </w:rPr>
        <w:t>。</w:t>
      </w:r>
      <w:r>
        <w:rPr>
          <w:rFonts w:hint="eastAsia"/>
        </w:rPr>
        <w:t>在建筑节能智能设计问题上，代理模型辅助的方法将算法耗时从</w:t>
      </w:r>
      <w:r>
        <w:rPr>
          <w:rFonts w:hint="eastAsia"/>
        </w:rPr>
        <w:t>6</w:t>
      </w:r>
      <w:r>
        <w:t>465.53</w:t>
      </w:r>
      <w:r>
        <w:rPr>
          <w:rFonts w:hint="eastAsia"/>
        </w:rPr>
        <w:t>秒减少到</w:t>
      </w:r>
      <w:r>
        <w:rPr>
          <w:rFonts w:hint="eastAsia"/>
        </w:rPr>
        <w:t>3</w:t>
      </w:r>
      <w:r>
        <w:t>616.96</w:t>
      </w:r>
      <w:r>
        <w:rPr>
          <w:rFonts w:hint="eastAsia"/>
        </w:rPr>
        <w:t>秒，节约</w:t>
      </w:r>
      <w:r>
        <w:rPr>
          <w:rFonts w:hint="eastAsia"/>
        </w:rPr>
        <w:t>4</w:t>
      </w:r>
      <w:r>
        <w:t>4%</w:t>
      </w:r>
      <w:r>
        <w:rPr>
          <w:rFonts w:hint="eastAsia"/>
        </w:rPr>
        <w:t>的计算时间</w:t>
      </w:r>
      <w:r>
        <w:fldChar w:fldCharType="begin">
          <w:fldData xml:space="preserve">PABMAGkAdABlAHIAYQBsAHMAPgANAAoAPABMAGkAdABlAHIAYQBsACAAaQBkAD0AIgAyADQAMgA3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=
</w:fldData>
        </w:fldChar>
      </w:r>
      <w:r>
        <w:instrText>ADDIN CNKISM.Ref.{95158FA58EFB47e8BDFBE98E6E2A2F3B}</w:instrText>
      </w:r>
      <w:r>
        <w:fldChar w:fldCharType="separate"/>
      </w:r>
      <w:r>
        <w:rPr>
          <w:vertAlign w:val="superscript"/>
        </w:rPr>
        <w:t>[11]</w:t>
      </w:r>
      <w:r>
        <w:fldChar w:fldCharType="end"/>
      </w:r>
      <w:r>
        <w:rPr>
          <w:rFonts w:hint="eastAsia"/>
        </w:rPr>
        <w:t>；在油藏参数评价问题上，代理模型将计算速度提高</w:t>
      </w:r>
      <w:r>
        <w:rPr>
          <w:rFonts w:hint="eastAsia"/>
        </w:rPr>
        <w:t>2</w:t>
      </w:r>
      <w:r>
        <w:rPr>
          <w:rFonts w:hint="eastAsia"/>
        </w:rPr>
        <w:t>个数量级，且与</w:t>
      </w:r>
      <w:r>
        <w:t>真实模型比的</w:t>
      </w:r>
      <w:r>
        <w:rPr>
          <w:rFonts w:hint="eastAsia"/>
        </w:rPr>
        <w:t>平均误差仅</w:t>
      </w:r>
      <w:r>
        <w:rPr>
          <w:rFonts w:hint="eastAsia"/>
        </w:rPr>
        <w:t>4</w:t>
      </w:r>
      <w:r>
        <w:t>.32%</w:t>
      </w:r>
      <w:r>
        <w:fldChar w:fldCharType="begin">
          <w:fldData xml:space="preserve">PABMAGkAdABlAHIAYQBsAHMAPgANAAoAPABMAGkAdABlAHIAYQBsACAAaQBkAD0AIgA5ADkAQQA4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AHMAZQByAHYAZQAiAC8APgANAAoAPABNAG8AZABpAGYAaQBlAGQARABhAHQAZQAgAHgAbQBsADoA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ADDIN CNKISM.Ref.{D0C4798D4EA040c78ED46FFC94F50DE8}</w:instrText>
      </w:r>
      <w:r>
        <w:fldChar w:fldCharType="separate"/>
      </w:r>
      <w:r>
        <w:rPr>
          <w:vertAlign w:val="superscript"/>
        </w:rPr>
        <w:t>[12]</w:t>
      </w:r>
      <w:r>
        <w:fldChar w:fldCharType="end"/>
      </w:r>
      <w:r>
        <w:rPr>
          <w:rFonts w:hint="eastAsia"/>
        </w:rPr>
        <w:t>；在盾构隧道密封垫断面优化问题上，基于深度学习构建代理模型，使原本花费数十分钟的有限元计算过程，降低至</w:t>
      </w:r>
      <w:r>
        <w:rPr>
          <w:rFonts w:hint="eastAsia"/>
        </w:rPr>
        <w:t>2</w:t>
      </w:r>
      <w:r>
        <w:rPr>
          <w:rFonts w:hint="eastAsia"/>
        </w:rPr>
        <w:t>秒以内</w:t>
      </w:r>
      <w:r>
        <w:fldChar w:fldCharType="begin">
          <w:fldData xml:space="preserve">PABMAGkAdABlAHIAYQBsAHMAPgANAAoAPABMAGkAdABlAHIAYQBsACAAaQBkAD0AIgAxAEYAOAA2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</w:fldData>
        </w:fldChar>
      </w:r>
      <w:r>
        <w:instrText>ADDIN CNKISM.Ref.{8F56ECAD385E44cb80C6A24709249B42}</w:instrText>
      </w:r>
      <w:r>
        <w:fldChar w:fldCharType="separate"/>
      </w:r>
      <w:r>
        <w:rPr>
          <w:vertAlign w:val="superscript"/>
        </w:rPr>
        <w:t>[13]</w:t>
      </w:r>
      <w:r>
        <w:fldChar w:fldCharType="end"/>
      </w:r>
      <w:r>
        <w:rPr>
          <w:rFonts w:hint="eastAsia"/>
        </w:rPr>
        <w:t>。可见，代理模型能极大地降低优化设计的时间成本，显著降低计算量</w:t>
      </w:r>
      <w:r>
        <w:t>。</w:t>
      </w:r>
    </w:p>
    <w:p w14:paraId="6322FBC1" w14:textId="77777777" w:rsidR="00FA4301" w:rsidRDefault="00BC26C2">
      <w:pPr>
        <w:spacing w:line="480" w:lineRule="exact"/>
        <w:ind w:firstLine="459"/>
        <w:rPr>
          <w:color w:val="FF0000"/>
        </w:rPr>
      </w:pPr>
      <w:r>
        <w:rPr>
          <w:color w:val="000000"/>
        </w:rPr>
        <w:t>However, there is currently little research on surrogate models in the alignment optimization of roads and railways. Mahdi Aziz et al.</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rPr>
          <w:color w:val="000000"/>
        </w:rPr>
        <w:t xml:space="preserve">, </w:t>
      </w:r>
      <w:r>
        <w:rPr>
          <w:rFonts w:hint="eastAsia"/>
          <w:color w:val="000000"/>
        </w:rPr>
        <w:t xml:space="preserve">first proposed </w:t>
      </w:r>
      <w:r>
        <w:rPr>
          <w:color w:val="000000"/>
        </w:rPr>
        <w:t>bu</w:t>
      </w:r>
      <w:r>
        <w:rPr>
          <w:rFonts w:hint="eastAsia"/>
          <w:color w:val="000000"/>
        </w:rPr>
        <w:t>ilding</w:t>
      </w:r>
      <w:r>
        <w:rPr>
          <w:color w:val="000000"/>
        </w:rPr>
        <w:t xml:space="preserve"> a multi-fidelity surrogate model </w:t>
      </w:r>
      <w:r>
        <w:rPr>
          <w:rFonts w:hint="eastAsia"/>
          <w:color w:val="000000"/>
        </w:rPr>
        <w:t xml:space="preserve">for solving the horizontal alignment problem, </w:t>
      </w:r>
      <w:r>
        <w:rPr>
          <w:color w:val="000000"/>
        </w:rPr>
        <w:t>and tested its accuracy at various fidelity levels. They suggest</w:t>
      </w:r>
      <w:r>
        <w:rPr>
          <w:rFonts w:hint="eastAsia"/>
          <w:color w:val="000000"/>
        </w:rPr>
        <w:t xml:space="preserve"> </w:t>
      </w:r>
      <w:r>
        <w:rPr>
          <w:color w:val="000000"/>
        </w:rPr>
        <w:t xml:space="preserve">that the use of surrogates </w:t>
      </w:r>
      <w:r>
        <w:rPr>
          <w:rFonts w:hint="eastAsia"/>
          <w:color w:val="000000"/>
        </w:rPr>
        <w:t xml:space="preserve">models can </w:t>
      </w:r>
      <w:r>
        <w:rPr>
          <w:color w:val="000000"/>
        </w:rPr>
        <w:t xml:space="preserve">provide a very powerful opportunity for improving </w:t>
      </w:r>
      <w:proofErr w:type="gramStart"/>
      <w:r>
        <w:rPr>
          <w:color w:val="000000"/>
        </w:rPr>
        <w:t>solve  the</w:t>
      </w:r>
      <w:proofErr w:type="gramEnd"/>
      <w:r>
        <w:rPr>
          <w:color w:val="000000"/>
        </w:rPr>
        <w:t xml:space="preserve"> horizontal alignment problem. </w:t>
      </w:r>
      <w:r>
        <w:rPr>
          <w:rFonts w:hint="eastAsia"/>
          <w:color w:val="000000"/>
        </w:rPr>
        <w:t>然而，他们</w:t>
      </w:r>
      <w:r>
        <w:rPr>
          <w:rFonts w:hint="eastAsia"/>
        </w:rPr>
        <w:t>仅</w:t>
      </w:r>
      <w:r>
        <w:rPr>
          <w:rFonts w:hint="eastAsia"/>
          <w:color w:val="000000"/>
        </w:rPr>
        <w:t>考虑</w:t>
      </w:r>
      <w:r>
        <w:rPr>
          <w:color w:val="000000"/>
        </w:rPr>
        <w:t>了</w:t>
      </w:r>
      <w:r>
        <w:rPr>
          <w:rFonts w:hint="eastAsia"/>
          <w:color w:val="000000"/>
        </w:rPr>
        <w:t>平面线形问题，而</w:t>
      </w:r>
      <w:r>
        <w:t>实际上，</w:t>
      </w:r>
      <w:r>
        <w:rPr>
          <w:rFonts w:hint="eastAsia"/>
        </w:rPr>
        <w:t>考虑</w:t>
      </w:r>
      <w:r>
        <w:t>平面和纵断面</w:t>
      </w:r>
      <w:r>
        <w:rPr>
          <w:rFonts w:hint="eastAsia"/>
        </w:rPr>
        <w:t>的同时</w:t>
      </w:r>
      <w:r>
        <w:t>优化的三维线形</w:t>
      </w:r>
      <w:r>
        <w:rPr>
          <w:rFonts w:hint="eastAsia"/>
        </w:rPr>
        <w:t>问题更加复杂.</w:t>
      </w:r>
      <w:r>
        <w:rPr>
          <w:rFonts w:cs="楷体_GB2312" w:hint="eastAsia"/>
          <w:spacing w:val="12"/>
        </w:rPr>
        <w:t xml:space="preserve"> 而且，</w:t>
      </w:r>
      <w:proofErr w:type="gramStart"/>
      <w:r>
        <w:rPr>
          <w:rFonts w:cs="楷体_GB2312" w:hint="eastAsia"/>
          <w:spacing w:val="12"/>
        </w:rPr>
        <w:t>当应用</w:t>
      </w:r>
      <w:proofErr w:type="gramEnd"/>
      <w:r>
        <w:rPr>
          <w:rFonts w:cs="楷体_GB2312" w:hint="eastAsia"/>
          <w:spacing w:val="12"/>
        </w:rPr>
        <w:t>于长距离</w:t>
      </w:r>
      <w:r>
        <w:rPr>
          <w:rFonts w:cs="楷体_GB2312"/>
          <w:spacing w:val="12"/>
        </w:rPr>
        <w:t>大规模</w:t>
      </w:r>
      <w:r>
        <w:rPr>
          <w:rFonts w:cs="楷体_GB2312" w:hint="eastAsia"/>
          <w:spacing w:val="12"/>
        </w:rPr>
        <w:t>及多目标三维选线时，在我们前期初步的实验中发现</w:t>
      </w:r>
      <w:r>
        <w:rPr>
          <w:rFonts w:cs="楷体_GB2312"/>
          <w:spacing w:val="12"/>
        </w:rPr>
        <w:t>代理模型与真实模型之间误差较大</w:t>
      </w:r>
      <w:r>
        <w:rPr>
          <w:rFonts w:cs="楷体_GB2312" w:hint="eastAsia"/>
          <w:spacing w:val="12"/>
        </w:rPr>
        <w:t>，其根本</w:t>
      </w:r>
      <w:r>
        <w:rPr>
          <w:rFonts w:cs="楷体_GB2312"/>
          <w:spacing w:val="12"/>
        </w:rPr>
        <w:t>原因</w:t>
      </w:r>
      <w:r>
        <w:rPr>
          <w:rFonts w:cs="楷体_GB2312" w:hint="eastAsia"/>
          <w:spacing w:val="12"/>
        </w:rPr>
        <w:t>很可能</w:t>
      </w:r>
      <w:r>
        <w:rPr>
          <w:rFonts w:cs="楷体_GB2312"/>
          <w:spacing w:val="12"/>
        </w:rPr>
        <w:t>在于</w:t>
      </w:r>
      <w:r>
        <w:rPr>
          <w:rFonts w:cs="楷体_GB2312" w:hint="eastAsia"/>
          <w:spacing w:val="12"/>
        </w:rPr>
        <w:t>传统的</w:t>
      </w:r>
      <w:r>
        <w:rPr>
          <w:rFonts w:cs="楷体_GB2312"/>
          <w:spacing w:val="12"/>
        </w:rPr>
        <w:t>代理</w:t>
      </w:r>
      <w:r>
        <w:rPr>
          <w:rFonts w:cs="楷体_GB2312" w:hint="eastAsia"/>
          <w:spacing w:val="12"/>
        </w:rPr>
        <w:t>模型难以处理复</w:t>
      </w:r>
      <w:r>
        <w:rPr>
          <w:rFonts w:cs="楷体_GB2312" w:hint="eastAsia"/>
          <w:spacing w:val="12"/>
        </w:rPr>
        <w:lastRenderedPageBreak/>
        <w:t>杂高维映射关系</w:t>
      </w:r>
      <w:r>
        <w:rPr>
          <w:rFonts w:cs="楷体_GB2312"/>
          <w:spacing w:val="12"/>
        </w:rPr>
        <w:fldChar w:fldCharType="begin">
          <w:fldData xml:space="preserve">PABMAGkAdABlAHIAYQBsAHMAPgANAAoAPABMAGkAdABlAHIAYQBsACAAaQBkAD0AIgA3ADIAQgA0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</w:fldData>
        </w:fldChar>
      </w:r>
      <w:r>
        <w:rPr>
          <w:rFonts w:cs="楷体_GB2312"/>
          <w:spacing w:val="12"/>
        </w:rPr>
        <w:instrText>ADDIN CNKISM.Ref.{75B3DD69AF904d5291291F03093A874E}</w:instrText>
      </w:r>
      <w:r>
        <w:rPr>
          <w:rFonts w:cs="楷体_GB2312"/>
          <w:spacing w:val="12"/>
        </w:rPr>
      </w:r>
      <w:r>
        <w:rPr>
          <w:rFonts w:cs="楷体_GB2312"/>
          <w:spacing w:val="12"/>
        </w:rPr>
        <w:fldChar w:fldCharType="separate"/>
      </w:r>
      <w:r>
        <w:rPr>
          <w:rFonts w:cs="楷体_GB2312"/>
          <w:spacing w:val="12"/>
          <w:vertAlign w:val="superscript"/>
        </w:rPr>
        <w:t>[17]</w:t>
      </w:r>
      <w:r>
        <w:rPr>
          <w:rFonts w:cs="楷体_GB2312"/>
          <w:spacing w:val="12"/>
        </w:rPr>
        <w:fldChar w:fldCharType="end"/>
      </w:r>
      <w:r>
        <w:rPr>
          <w:rFonts w:cs="楷体_GB2312" w:hint="eastAsia"/>
          <w:spacing w:val="12"/>
        </w:rPr>
        <w:t>（2</w:t>
      </w:r>
      <w:r>
        <w:rPr>
          <w:rFonts w:cs="楷体_GB2312"/>
          <w:spacing w:val="12"/>
        </w:rPr>
        <w:t>021</w:t>
      </w:r>
      <w:r>
        <w:rPr>
          <w:rFonts w:cs="楷体_GB2312" w:hint="eastAsia"/>
          <w:spacing w:val="12"/>
        </w:rPr>
        <w:t>）。</w:t>
      </w:r>
      <w:r>
        <w:rPr>
          <w:rFonts w:hint="eastAsia"/>
        </w:rPr>
        <w:t>因此，开展研究三维选线（3-D alignment）问题的代理模型具有现实的</w:t>
      </w:r>
      <w:r>
        <w:t>需求。</w:t>
      </w:r>
      <w:r>
        <w:rPr>
          <w:rFonts w:hint="eastAsia"/>
        </w:rPr>
        <w:t>而且</w:t>
      </w:r>
      <w:r>
        <w:t>，To the best of our knowledge</w:t>
      </w:r>
      <w:r>
        <w:rPr>
          <w:rFonts w:hint="eastAsia"/>
        </w:rPr>
        <w:t>，我们</w:t>
      </w:r>
      <w:r>
        <w:t>尚未发现</w:t>
      </w:r>
      <w:r>
        <w:rPr>
          <w:rFonts w:hint="eastAsia"/>
        </w:rPr>
        <w:t>对于道路</w:t>
      </w:r>
      <w:r>
        <w:t>或铁路三维线形</w:t>
      </w:r>
      <w:r>
        <w:rPr>
          <w:rFonts w:hint="eastAsia"/>
        </w:rPr>
        <w:t>的代理模型的</w:t>
      </w:r>
      <w:r>
        <w:t>研究。</w:t>
      </w:r>
    </w:p>
    <w:p w14:paraId="1E11113C" w14:textId="77777777" w:rsidR="00FA4301" w:rsidRDefault="00BC26C2">
      <w:pPr>
        <w:pStyle w:val="C"/>
        <w:ind w:firstLine="420"/>
        <w:rPr>
          <w:rFonts w:cs="楷体_GB2312"/>
          <w:spacing w:val="12"/>
        </w:rPr>
      </w:pPr>
      <w:r>
        <w:rPr>
          <w:rFonts w:hint="eastAsia"/>
        </w:rPr>
        <w:t>传统的代理模型主要包括多项式响应面模型、径向基函数模型、</w:t>
      </w:r>
      <w:r>
        <w:rPr>
          <w:rFonts w:hint="eastAsia"/>
        </w:rPr>
        <w:t>Kriging</w:t>
      </w:r>
      <w:r>
        <w:rPr>
          <w:rFonts w:hint="eastAsia"/>
        </w:rPr>
        <w:t>模型、人工神经网络模型、支持</w:t>
      </w:r>
      <w:proofErr w:type="gramStart"/>
      <w:r>
        <w:rPr>
          <w:rFonts w:hint="eastAsia"/>
        </w:rPr>
        <w:t>向量机回归</w:t>
      </w:r>
      <w:proofErr w:type="gramEnd"/>
      <w:r>
        <w:rPr>
          <w:rFonts w:hint="eastAsia"/>
        </w:rPr>
        <w:t>模型等。多项式响应面法结合统计学和数学等，以多项式函数拟合非线性关系</w:t>
      </w:r>
      <w:r>
        <w:fldChar w:fldCharType="begin">
          <w:fldData xml:space="preserve">PABMAGkAdABlAHIAYQBsAHMAPgANAAoAPABMAGkAdABlAHIAYQBsACAAaQBkAD0AIgBCAEQAMAA4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bAA6AHMAcABhAGMAZQA9ACIAcAByAGUAcwBlAHIAdgBlACIAPgA6Z7Bo0XlmWw5OgGIvZzwALwBT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</w:fldData>
        </w:fldChar>
      </w:r>
      <w:r>
        <w:instrText>ADDIN CNKISM.Ref.{1074A2D39C534d608CF44F77C80CB280}</w:instrText>
      </w:r>
      <w:r>
        <w:fldChar w:fldCharType="separate"/>
      </w:r>
      <w:r>
        <w:rPr>
          <w:vertAlign w:val="superscript"/>
        </w:rPr>
        <w:t>[14]</w:t>
      </w:r>
      <w:r>
        <w:fldChar w:fldCharType="end"/>
      </w:r>
      <w:r>
        <w:rPr>
          <w:rFonts w:hint="eastAsia"/>
        </w:rPr>
        <w:t>（</w:t>
      </w:r>
      <w:r>
        <w:rPr>
          <w:rFonts w:hint="eastAsia"/>
        </w:rPr>
        <w:t>2</w:t>
      </w:r>
      <w:r>
        <w:t>022</w:t>
      </w:r>
      <w:r>
        <w:rPr>
          <w:rFonts w:hint="eastAsia"/>
        </w:rPr>
        <w:t>），但此模型一般不用于复杂非线性问题。径向基函数模型具有良好的离散数据插值能力</w:t>
      </w:r>
      <w:r>
        <w:fldChar w:fldCharType="begin">
          <w:fldData xml:space="preserve">PABMAGkAdABlAHIAYQBsAHMAPgANAAoAPABMAGkAdABlAHIAYQBsACAAaQBkAD0AIgAyAEYANgAx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</w:fldData>
        </w:fldChar>
      </w:r>
      <w:r>
        <w:instrText>ADDIN CNKISM.Ref.{96B1BEDF11A640d6B71C782848A23798}</w:instrText>
      </w:r>
      <w:r>
        <w:fldChar w:fldCharType="separate"/>
      </w:r>
      <w:r>
        <w:rPr>
          <w:vertAlign w:val="superscript"/>
        </w:rPr>
        <w:t>[15]</w:t>
      </w:r>
      <w:r>
        <w:fldChar w:fldCharType="end"/>
      </w:r>
      <w:r>
        <w:rPr>
          <w:rFonts w:hint="eastAsia"/>
        </w:rPr>
        <w:t>（</w:t>
      </w:r>
      <w:r>
        <w:rPr>
          <w:rFonts w:hint="eastAsia"/>
        </w:rPr>
        <w:t>2</w:t>
      </w:r>
      <w:r>
        <w:t>020</w:t>
      </w:r>
      <w:r>
        <w:rPr>
          <w:rFonts w:hint="eastAsia"/>
        </w:rPr>
        <w:t>），但构造模型所需时间比建立响应面的时间长得多。支持</w:t>
      </w:r>
      <w:proofErr w:type="gramStart"/>
      <w:r>
        <w:rPr>
          <w:rFonts w:hint="eastAsia"/>
        </w:rPr>
        <w:t>向量机</w:t>
      </w:r>
      <w:proofErr w:type="gramEnd"/>
      <w:r>
        <w:rPr>
          <w:rFonts w:hint="eastAsia"/>
          <w:strike/>
        </w:rPr>
        <w:t>有效解决了少样本影响代理模型精度、强非线性等</w:t>
      </w:r>
      <w:commentRangeStart w:id="11"/>
      <w:r>
        <w:rPr>
          <w:rFonts w:hint="eastAsia"/>
          <w:strike/>
        </w:rPr>
        <w:t>问题</w:t>
      </w:r>
      <w:commentRangeEnd w:id="11"/>
      <w:r>
        <w:rPr>
          <w:rStyle w:val="afa"/>
          <w:rFonts w:asciiTheme="minorHAnsi" w:eastAsiaTheme="minorEastAsia" w:hAnsiTheme="minorHAnsi"/>
        </w:rPr>
        <w:commentReference w:id="11"/>
      </w:r>
      <w: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instrText>ADDIN CNKISM.Ref.{955CC6A7423244778E5E7257C47BEF24}</w:instrText>
      </w:r>
      <w:r>
        <w:fldChar w:fldCharType="separate"/>
      </w:r>
      <w:r>
        <w:rPr>
          <w:vertAlign w:val="superscript"/>
        </w:rPr>
        <w:t>[16]</w:t>
      </w:r>
      <w:r>
        <w:fldChar w:fldCharType="end"/>
      </w:r>
      <w:r>
        <w:fldChar w:fldCharType="begin">
          <w:fldData xml:space="preserve">PABMAGkAdABlAHIAYQBsAHMAPgANAAoAPABMAGkAdABlAHIAYQBsACAAaQBkAD0AIgAxAEEARgA1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</w:fldData>
        </w:fldChar>
      </w:r>
      <w:r>
        <w:instrText>ADDIN CNKISM.Ref.{C8414732C5B546e8A23960036CB9688E}</w:instrText>
      </w:r>
      <w:r>
        <w:fldChar w:fldCharType="separate"/>
      </w:r>
      <w:r>
        <w:rPr>
          <w:vertAlign w:val="superscript"/>
        </w:rPr>
        <w:t>[18]</w:t>
      </w:r>
      <w:r>
        <w:fldChar w:fldCharType="end"/>
      </w:r>
      <w:r>
        <w:rPr>
          <w:rFonts w:hint="eastAsia"/>
          <w:color w:val="FF0000"/>
        </w:rPr>
        <w:t>有什么问题？</w:t>
      </w:r>
      <w:commentRangeStart w:id="12"/>
      <w:ins w:id="13" w:author="吴溜" w:date="2024-11-23T16:49:00Z">
        <w:r>
          <w:rPr>
            <w:rFonts w:hint="eastAsia"/>
            <w:color w:val="FF0000"/>
          </w:rPr>
          <w:t>但支持</w:t>
        </w:r>
        <w:proofErr w:type="gramStart"/>
        <w:r>
          <w:rPr>
            <w:rFonts w:hint="eastAsia"/>
            <w:color w:val="FF0000"/>
          </w:rPr>
          <w:t>向量机回归</w:t>
        </w:r>
      </w:ins>
      <w:proofErr w:type="gramEnd"/>
      <w:ins w:id="14" w:author="吴溜" w:date="2024-11-23T16:50:00Z">
        <w:r>
          <w:rPr>
            <w:rFonts w:hint="eastAsia"/>
            <w:color w:val="FF0000"/>
          </w:rPr>
          <w:t>的</w:t>
        </w:r>
      </w:ins>
      <w:ins w:id="15" w:author="吴溜" w:date="2024-11-23T16:49:00Z">
        <w:r>
          <w:rPr>
            <w:rFonts w:hint="eastAsia"/>
            <w:color w:val="FF0000"/>
          </w:rPr>
          <w:t>计算复杂程度高、内存消耗大以及对噪声敏感</w:t>
        </w:r>
      </w:ins>
      <w:ins w:id="16" w:author="吴溜" w:date="2024-11-23T16:50:00Z">
        <w:r>
          <w:rPr>
            <w:rFonts w:hint="eastAsia"/>
            <w:color w:val="FF0000"/>
          </w:rPr>
          <w:t>。</w:t>
        </w:r>
      </w:ins>
      <w:commentRangeEnd w:id="12"/>
      <w:r>
        <w:commentReference w:id="12"/>
      </w:r>
      <w:r>
        <w:rPr>
          <w:rFonts w:cs="楷体_GB2312" w:hint="eastAsia"/>
          <w:spacing w:val="12"/>
        </w:rPr>
        <w:t>而</w:t>
      </w:r>
      <w:r>
        <w:rPr>
          <w:rFonts w:cs="楷体_GB2312" w:hint="eastAsia"/>
          <w:spacing w:val="12"/>
        </w:rPr>
        <w:t>Kriging</w:t>
      </w:r>
      <w:r>
        <w:rPr>
          <w:rFonts w:cs="楷体_GB2312" w:hint="eastAsia"/>
          <w:spacing w:val="12"/>
        </w:rPr>
        <w:t>模型</w:t>
      </w:r>
      <w:r>
        <w:rPr>
          <w:rFonts w:hint="eastAsia"/>
          <w:spacing w:val="12"/>
        </w:rPr>
        <w:t>可以通过合适的样本点增加准则实现代理模型的高精度与快速收敛，</w:t>
      </w:r>
      <w:r>
        <w:rPr>
          <w:spacing w:val="12"/>
        </w:rPr>
        <w:t>且</w:t>
      </w:r>
      <w:r>
        <w:rPr>
          <w:rFonts w:hint="eastAsia"/>
          <w:spacing w:val="12"/>
        </w:rPr>
        <w:t>Kriging</w:t>
      </w:r>
      <w:r>
        <w:rPr>
          <w:rFonts w:hint="eastAsia"/>
        </w:rPr>
        <w:t>模型对非线性问题具有较好的适用性</w:t>
      </w:r>
      <w:r>
        <w:rPr>
          <w:rFonts w:hint="eastAsia"/>
          <w:spacing w:val="12"/>
        </w:rPr>
        <w:t>，因此受到高度重视</w:t>
      </w:r>
      <w:r>
        <w:rPr>
          <w:spacing w:val="12"/>
        </w:rP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rPr>
          <w:spacing w:val="12"/>
        </w:rPr>
        <w:instrText>ADDIN CNKISM.Ref.{7FBF0F4FE830421c83FD4DA088D82C36}</w:instrText>
      </w:r>
      <w:r>
        <w:rPr>
          <w:spacing w:val="12"/>
        </w:rPr>
      </w:r>
      <w:r>
        <w:rPr>
          <w:spacing w:val="12"/>
        </w:rPr>
        <w:fldChar w:fldCharType="separate"/>
      </w:r>
      <w:r>
        <w:rPr>
          <w:spacing w:val="12"/>
          <w:vertAlign w:val="superscript"/>
        </w:rPr>
        <w:t>[16]</w:t>
      </w:r>
      <w:r>
        <w:rPr>
          <w:spacing w:val="12"/>
        </w:rPr>
        <w:fldChar w:fldCharType="end"/>
      </w:r>
      <w:r>
        <w:rPr>
          <w:rFonts w:hint="eastAsia"/>
          <w:spacing w:val="12"/>
        </w:rPr>
        <w:t>（</w:t>
      </w:r>
      <w:r>
        <w:rPr>
          <w:rFonts w:hint="eastAsia"/>
          <w:spacing w:val="12"/>
        </w:rPr>
        <w:t>2</w:t>
      </w:r>
      <w:r>
        <w:rPr>
          <w:spacing w:val="12"/>
        </w:rPr>
        <w:t>022</w:t>
      </w:r>
      <w:r>
        <w:rPr>
          <w:rFonts w:hint="eastAsia"/>
          <w:spacing w:val="12"/>
        </w:rPr>
        <w:t>）。</w:t>
      </w:r>
    </w:p>
    <w:p w14:paraId="61AF0F9C" w14:textId="77777777" w:rsidR="00FA4301" w:rsidRDefault="00BC26C2">
      <w:pPr>
        <w:pStyle w:val="C"/>
        <w:ind w:firstLine="420"/>
      </w:pPr>
      <w:r>
        <w:rPr>
          <w:rFonts w:hint="eastAsia"/>
        </w:rPr>
        <w:t>Kriging</w:t>
      </w:r>
      <w:r>
        <w:rPr>
          <w:rFonts w:hint="eastAsia"/>
        </w:rPr>
        <w:t>代理模型区别于其他代理模型的特点在于，它能给出未知函数的预估值和预估值的误差估计，并对非线性函数具有良好的近似能力。它基于历史数据来驱动样本点加入模型，利用变量的相关性进行精确代理，以达到逼近局部或者全局最优解。</w:t>
      </w:r>
      <w:r>
        <w:t xml:space="preserve">Therefore, this paper proposes a Kriging surrogate model for three-dimensional railways </w:t>
      </w:r>
      <w:r>
        <w:rPr>
          <w:rFonts w:hint="eastAsia"/>
        </w:rPr>
        <w:t>alignment</w:t>
      </w:r>
      <w:r>
        <w:t xml:space="preserve"> optimization</w:t>
      </w:r>
      <w:r>
        <w:rPr>
          <w:rFonts w:hint="eastAsia"/>
        </w:rPr>
        <w:t>.</w:t>
      </w:r>
      <w:r>
        <w:t xml:space="preserve"> </w:t>
      </w:r>
      <w:r>
        <w:rPr>
          <w:rFonts w:hint="eastAsia"/>
        </w:rPr>
        <w:t>该模型通过构造合理的取样方法和加点策略，实现了</w:t>
      </w:r>
      <w:r>
        <w:t>Kriging</w:t>
      </w:r>
      <w:r>
        <w:t>代理模型拟合实际线路设计的目标函数，</w:t>
      </w:r>
      <w:r>
        <w:rPr>
          <w:rFonts w:hint="eastAsia"/>
        </w:rPr>
        <w:t>能</w:t>
      </w:r>
      <w:r>
        <w:t>快速地</w:t>
      </w:r>
      <w:r>
        <w:rPr>
          <w:color w:val="FF0000"/>
        </w:rPr>
        <w:t>预测线路</w:t>
      </w:r>
      <w:r>
        <w:rPr>
          <w:rFonts w:hint="eastAsia"/>
          <w:color w:val="FF0000"/>
        </w:rPr>
        <w:t>方案</w:t>
      </w:r>
      <w:r>
        <w:rPr>
          <w:color w:val="FF0000"/>
        </w:rPr>
        <w:t>的</w:t>
      </w:r>
      <w:r>
        <w:rPr>
          <w:rFonts w:hint="eastAsia"/>
          <w:color w:val="FF0000"/>
        </w:rPr>
        <w:t>函数适应</w:t>
      </w:r>
      <w:r>
        <w:rPr>
          <w:color w:val="FF0000"/>
        </w:rPr>
        <w:t>度</w:t>
      </w:r>
      <w:r>
        <w:rPr>
          <w:rFonts w:hint="eastAsia"/>
          <w:color w:val="FF0000"/>
        </w:rPr>
        <w:t>，</w:t>
      </w:r>
      <w:r>
        <w:rPr>
          <w:rFonts w:hint="eastAsia"/>
        </w:rPr>
        <w:t>使所产生的样本点收敛于</w:t>
      </w:r>
      <w:r>
        <w:rPr>
          <w:rFonts w:hint="eastAsia"/>
        </w:rPr>
        <w:t>alignment</w:t>
      </w:r>
      <w:r>
        <w:rPr>
          <w:rFonts w:hint="eastAsia"/>
        </w:rPr>
        <w:t>问题的最优解。</w:t>
      </w:r>
      <w:r>
        <w:t>本文的主要</w:t>
      </w:r>
      <w:commentRangeStart w:id="17"/>
      <w:r>
        <w:t>贡献</w:t>
      </w:r>
      <w:commentRangeEnd w:id="17"/>
      <w:r>
        <w:rPr>
          <w:rStyle w:val="afa"/>
          <w:rFonts w:asciiTheme="minorHAnsi" w:eastAsiaTheme="minorEastAsia" w:hAnsiTheme="minorHAnsi"/>
        </w:rPr>
        <w:commentReference w:id="17"/>
      </w:r>
      <w:r>
        <w:t>如下</w:t>
      </w:r>
      <w:r>
        <w:rPr>
          <w:rFonts w:hint="eastAsia"/>
        </w:rPr>
        <w:t>.</w:t>
      </w:r>
    </w:p>
    <w:p w14:paraId="5E8B1708" w14:textId="77777777" w:rsidR="00FA4301" w:rsidRDefault="00BC26C2">
      <w:pPr>
        <w:pStyle w:val="C"/>
        <w:ind w:firstLine="420"/>
      </w:pPr>
      <w:r>
        <w:rPr>
          <w:rFonts w:hint="eastAsia"/>
        </w:rPr>
        <w:t>1</w:t>
      </w:r>
      <w:r>
        <w:rPr>
          <w:rFonts w:hint="eastAsia"/>
        </w:rPr>
        <w:t>）构建了代理模型</w:t>
      </w:r>
      <w:r>
        <w:rPr>
          <w:rFonts w:hint="eastAsia"/>
        </w:rPr>
        <w:t xml:space="preserve">for </w:t>
      </w:r>
      <w:r>
        <w:t>3D alignment</w:t>
      </w:r>
      <w:r>
        <w:rPr>
          <w:rFonts w:hint="eastAsia"/>
        </w:rPr>
        <w:t xml:space="preserve"> problem</w:t>
      </w:r>
    </w:p>
    <w:p w14:paraId="7EED6531" w14:textId="77777777" w:rsidR="00FA4301" w:rsidRDefault="00BC26C2">
      <w:pPr>
        <w:pStyle w:val="C"/>
        <w:ind w:firstLine="420"/>
        <w:rPr>
          <w:rFonts w:cs="Times New Roman"/>
        </w:rPr>
      </w:pPr>
      <w:r>
        <w:rPr>
          <w:rFonts w:hint="eastAsia"/>
        </w:rPr>
        <w:t>2</w:t>
      </w:r>
      <w:r>
        <w:rPr>
          <w:rFonts w:hint="eastAsia"/>
        </w:rPr>
        <w:t>）</w:t>
      </w:r>
      <w:r>
        <w:rPr>
          <w:rFonts w:hint="eastAsia"/>
          <w:strike/>
          <w:color w:val="FF0000"/>
        </w:rPr>
        <w:t>为提高了</w:t>
      </w:r>
      <w:r>
        <w:rPr>
          <w:strike/>
          <w:color w:val="FF0000"/>
        </w:rPr>
        <w:t>3D alignment</w:t>
      </w:r>
      <w:r>
        <w:rPr>
          <w:rFonts w:hint="eastAsia"/>
          <w:strike/>
          <w:color w:val="FF0000"/>
        </w:rPr>
        <w:t xml:space="preserve"> </w:t>
      </w:r>
      <w:r>
        <w:rPr>
          <w:strike/>
          <w:color w:val="FF0000"/>
        </w:rPr>
        <w:t>problem</w:t>
      </w:r>
      <w:r>
        <w:rPr>
          <w:rFonts w:hint="eastAsia"/>
          <w:strike/>
          <w:color w:val="FF0000"/>
        </w:rPr>
        <w:t>样本点的均匀性，</w:t>
      </w:r>
      <w:r>
        <w:rPr>
          <w:strike/>
          <w:color w:val="FF0000"/>
        </w:rPr>
        <w:t>将最大最小距离算法引入</w:t>
      </w:r>
      <w:proofErr w:type="gramStart"/>
      <w:r>
        <w:rPr>
          <w:strike/>
          <w:color w:val="FF0000"/>
        </w:rPr>
        <w:t>拉丁超立方</w:t>
      </w:r>
      <w:proofErr w:type="gramEnd"/>
      <w:r>
        <w:rPr>
          <w:strike/>
          <w:color w:val="FF0000"/>
        </w:rPr>
        <w:t>取样法，提出了一种距离约束的</w:t>
      </w:r>
      <w:proofErr w:type="gramStart"/>
      <w:r>
        <w:rPr>
          <w:strike/>
          <w:color w:val="FF0000"/>
        </w:rPr>
        <w:t>拉丁超立方</w:t>
      </w:r>
      <w:proofErr w:type="gramEnd"/>
      <w:r>
        <w:rPr>
          <w:strike/>
          <w:color w:val="FF0000"/>
        </w:rPr>
        <w:t>取样法</w:t>
      </w:r>
      <w:r>
        <w:rPr>
          <w:rFonts w:hint="eastAsia"/>
          <w:strike/>
          <w:color w:val="FF0000"/>
        </w:rPr>
        <w:t>。</w:t>
      </w:r>
      <w:r>
        <w:rPr>
          <w:rFonts w:cs="Times New Roman"/>
        </w:rPr>
        <w:t xml:space="preserve"> </w:t>
      </w:r>
    </w:p>
    <w:p w14:paraId="47158550" w14:textId="77777777" w:rsidR="00FA4301" w:rsidRDefault="00BC26C2">
      <w:pPr>
        <w:pStyle w:val="C"/>
        <w:ind w:firstLine="420"/>
      </w:pPr>
      <w:r>
        <w:rPr>
          <w:rFonts w:hint="eastAsia"/>
        </w:rPr>
        <w:t>3</w:t>
      </w:r>
      <w:r>
        <w:rPr>
          <w:rFonts w:hint="eastAsia"/>
        </w:rPr>
        <w:t>）提出了最劣加点准则，并基于此准则，构建了适合于</w:t>
      </w:r>
      <w:r>
        <w:t>3D alignment optimization problem</w:t>
      </w:r>
      <w:r>
        <w:rPr>
          <w:rFonts w:hint="eastAsia"/>
        </w:rPr>
        <w:t>的混合多点加点准则。这</w:t>
      </w:r>
      <w:r>
        <w:t>个</w:t>
      </w:r>
      <w:r>
        <w:rPr>
          <w:rFonts w:hint="eastAsia"/>
        </w:rPr>
        <w:t>并行加点的方式加快了代理模型的优化速度。</w:t>
      </w:r>
    </w:p>
    <w:p w14:paraId="5009102F" w14:textId="77777777" w:rsidR="00FA4301" w:rsidRDefault="00FA4301">
      <w:pPr>
        <w:pStyle w:val="C"/>
        <w:ind w:firstLine="420"/>
      </w:pPr>
    </w:p>
    <w:p w14:paraId="1196064A" w14:textId="77777777" w:rsidR="00FA4301" w:rsidRDefault="00BC26C2">
      <w:pPr>
        <w:pStyle w:val="C"/>
        <w:ind w:firstLine="420"/>
      </w:pPr>
      <w:r>
        <w:rPr>
          <w:noProof/>
        </w:rPr>
        <w:lastRenderedPageBreak/>
        <w:drawing>
          <wp:anchor distT="0" distB="0" distL="114300" distR="114300" simplePos="0" relativeHeight="251660288" behindDoc="0" locked="0" layoutInCell="1" allowOverlap="1" wp14:anchorId="4A717EFF" wp14:editId="7F21D353">
            <wp:simplePos x="0" y="0"/>
            <wp:positionH relativeFrom="column">
              <wp:posOffset>266700</wp:posOffset>
            </wp:positionH>
            <wp:positionV relativeFrom="paragraph">
              <wp:posOffset>-101600</wp:posOffset>
            </wp:positionV>
            <wp:extent cx="4029075" cy="4819650"/>
            <wp:effectExtent l="0" t="0" r="9525" b="0"/>
            <wp:wrapTopAndBottom/>
            <wp:docPr id="11236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192"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29075" cy="4819650"/>
                    </a:xfrm>
                    <a:prstGeom prst="rect">
                      <a:avLst/>
                    </a:prstGeom>
                  </pic:spPr>
                </pic:pic>
              </a:graphicData>
            </a:graphic>
          </wp:anchor>
        </w:drawing>
      </w:r>
    </w:p>
    <w:p w14:paraId="27375A53" w14:textId="77777777" w:rsidR="00FA4301" w:rsidRDefault="00BC26C2">
      <w:pPr>
        <w:pStyle w:val="C"/>
        <w:ind w:firstLine="420"/>
      </w:pPr>
      <w:r>
        <w:rPr>
          <w:noProof/>
        </w:rPr>
        <w:drawing>
          <wp:anchor distT="0" distB="0" distL="114300" distR="114300" simplePos="0" relativeHeight="251659264" behindDoc="0" locked="0" layoutInCell="1" allowOverlap="1" wp14:anchorId="4FB51D6C" wp14:editId="7236A541">
            <wp:simplePos x="0" y="0"/>
            <wp:positionH relativeFrom="column">
              <wp:posOffset>934720</wp:posOffset>
            </wp:positionH>
            <wp:positionV relativeFrom="paragraph">
              <wp:posOffset>548640</wp:posOffset>
            </wp:positionV>
            <wp:extent cx="3343275" cy="94297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43275" cy="942975"/>
                    </a:xfrm>
                    <a:prstGeom prst="rect">
                      <a:avLst/>
                    </a:prstGeom>
                  </pic:spPr>
                </pic:pic>
              </a:graphicData>
            </a:graphic>
          </wp:anchor>
        </w:drawing>
      </w:r>
      <w:r>
        <w:t>3</w:t>
      </w:r>
      <w:r>
        <w:rPr>
          <w:rFonts w:hint="eastAsia"/>
        </w:rPr>
        <w:t>）</w:t>
      </w:r>
      <w:commentRangeStart w:id="18"/>
      <w:r>
        <w:rPr>
          <w:rFonts w:hint="eastAsia"/>
        </w:rPr>
        <w:t>采用</w:t>
      </w:r>
      <w:r>
        <w:t>PSO</w:t>
      </w:r>
      <w:r>
        <w:t>算法</w:t>
      </w:r>
      <w:r>
        <w:rPr>
          <w:rFonts w:ascii="宋体" w:hAnsi="宋体"/>
        </w:rPr>
        <w:t>求解</w:t>
      </w:r>
      <w:r>
        <w:t>Kriging</w:t>
      </w:r>
      <w:r>
        <w:rPr>
          <w:rFonts w:ascii="宋体" w:hAnsi="宋体"/>
        </w:rPr>
        <w:t>代理模</w:t>
      </w:r>
      <w:commentRangeStart w:id="19"/>
      <w:r>
        <w:rPr>
          <w:rFonts w:ascii="宋体" w:hAnsi="宋体"/>
        </w:rPr>
        <w:t>型中超参数</w:t>
      </w:r>
      <w:commentRangeEnd w:id="18"/>
      <w:r>
        <w:commentReference w:id="18"/>
      </w:r>
      <w:commentRangeEnd w:id="19"/>
      <w:r>
        <w:rPr>
          <w:rStyle w:val="afa"/>
          <w:rFonts w:asciiTheme="minorHAnsi" w:eastAsiaTheme="minorEastAsia" w:hAnsiTheme="minorHAnsi"/>
        </w:rPr>
        <w:commentReference w:id="19"/>
      </w:r>
      <w:r>
        <w:rPr>
          <w:rFonts w:ascii="宋体" w:hAnsi="宋体" w:hint="eastAsia"/>
        </w:rPr>
        <w:t>，</w:t>
      </w:r>
      <w:r>
        <w:rPr>
          <w:rFonts w:hint="eastAsia"/>
          <w:strike/>
        </w:rPr>
        <w:t>将</w:t>
      </w:r>
      <w:r>
        <w:rPr>
          <w:rFonts w:hint="eastAsia"/>
          <w:strike/>
        </w:rPr>
        <w:t>Kriging</w:t>
      </w:r>
      <w:r>
        <w:rPr>
          <w:rFonts w:hint="eastAsia"/>
          <w:strike/>
        </w:rPr>
        <w:t>代理模型与</w:t>
      </w:r>
      <w:r>
        <w:rPr>
          <w:rFonts w:hint="eastAsia"/>
          <w:strike/>
        </w:rPr>
        <w:t>PSO</w:t>
      </w:r>
      <w:r>
        <w:rPr>
          <w:rFonts w:hint="eastAsia"/>
          <w:strike/>
        </w:rPr>
        <w:t>算法相结合，提</w:t>
      </w:r>
      <w:r>
        <w:rPr>
          <w:strike/>
        </w:rPr>
        <w:t>出</w:t>
      </w:r>
      <w:r>
        <w:rPr>
          <w:rFonts w:hint="eastAsia"/>
          <w:strike/>
        </w:rPr>
        <w:t>了适用于铁路智能选线的</w:t>
      </w:r>
      <w:r>
        <w:rPr>
          <w:rFonts w:hint="eastAsia"/>
          <w:strike/>
        </w:rPr>
        <w:t>Kriging</w:t>
      </w:r>
      <w:r>
        <w:rPr>
          <w:rFonts w:hint="eastAsia"/>
          <w:strike/>
        </w:rPr>
        <w:t>代理模型</w:t>
      </w:r>
      <w:r>
        <w:rPr>
          <w:rFonts w:cs="Times New Roman" w:hint="eastAsia"/>
        </w:rPr>
        <w:t>。</w:t>
      </w:r>
    </w:p>
    <w:p w14:paraId="6EDE3623" w14:textId="77777777" w:rsidR="00FA4301" w:rsidRDefault="00BC26C2">
      <w:pPr>
        <w:pStyle w:val="C"/>
        <w:ind w:firstLine="420"/>
      </w:pPr>
      <w:r>
        <w:t>本文组织如下，第</w:t>
      </w:r>
      <w:r>
        <w:t>2</w:t>
      </w:r>
      <w:r>
        <w:rPr>
          <w:rFonts w:hint="eastAsia"/>
        </w:rPr>
        <w:t>章</w:t>
      </w:r>
      <w:r>
        <w:t>介绍了</w:t>
      </w:r>
      <w:r>
        <w:rPr>
          <w:rFonts w:hint="eastAsia"/>
        </w:rPr>
        <w:t>Kriging</w:t>
      </w:r>
      <w:r>
        <w:t>-</w:t>
      </w:r>
      <w:r>
        <w:rPr>
          <w:rFonts w:hint="eastAsia"/>
        </w:rPr>
        <w:t>PSO</w:t>
      </w:r>
      <w:r>
        <w:rPr>
          <w:rFonts w:hint="eastAsia"/>
        </w:rPr>
        <w:t>模型和改进了取样方法</w:t>
      </w:r>
      <w:r>
        <w:t>。第</w:t>
      </w:r>
      <w:r>
        <w:t>3</w:t>
      </w:r>
      <w:r>
        <w:rPr>
          <w:rFonts w:hint="eastAsia"/>
        </w:rPr>
        <w:t>章提出了混合多点加点准则</w:t>
      </w:r>
      <w:r>
        <w:t>。第</w:t>
      </w:r>
      <w:r>
        <w:t>4</w:t>
      </w:r>
      <w:r>
        <w:rPr>
          <w:rFonts w:hint="eastAsia"/>
        </w:rPr>
        <w:t>章建立适用于三维选线的</w:t>
      </w:r>
      <w:r>
        <w:rPr>
          <w:rFonts w:hint="eastAsia"/>
        </w:rPr>
        <w:t>Kriging</w:t>
      </w:r>
      <w:r>
        <w:rPr>
          <w:rFonts w:hint="eastAsia"/>
        </w:rPr>
        <w:t>模型</w:t>
      </w:r>
      <w:r>
        <w:t>。第</w:t>
      </w:r>
      <w:r>
        <w:t>5</w:t>
      </w:r>
      <w:proofErr w:type="gramStart"/>
      <w:r>
        <w:rPr>
          <w:rFonts w:hint="eastAsia"/>
        </w:rPr>
        <w:t>章通过</w:t>
      </w:r>
      <w:proofErr w:type="gramEnd"/>
      <w:r>
        <w:rPr>
          <w:rFonts w:hint="eastAsia"/>
        </w:rPr>
        <w:t>实例验证了所建立模型的有效、适用</w:t>
      </w:r>
      <w:r>
        <w:t>。</w:t>
      </w:r>
    </w:p>
    <w:bookmarkEnd w:id="0"/>
    <w:p w14:paraId="043BBAE8" w14:textId="77777777" w:rsidR="00FA4301" w:rsidRDefault="00FA4301">
      <w:pPr>
        <w:pStyle w:val="C"/>
        <w:ind w:firstLine="420"/>
      </w:pPr>
    </w:p>
    <w:p w14:paraId="377A3276" w14:textId="77777777" w:rsidR="00FA4301" w:rsidRDefault="00FA4301">
      <w:pPr>
        <w:pStyle w:val="C"/>
        <w:ind w:firstLine="420"/>
      </w:pPr>
    </w:p>
    <w:p w14:paraId="112F392C" w14:textId="77777777" w:rsidR="00FA4301" w:rsidRDefault="00BC26C2">
      <w:pPr>
        <w:pStyle w:val="1"/>
      </w:pPr>
      <w:r>
        <w:rPr>
          <w:rFonts w:hint="eastAsia"/>
        </w:rPr>
        <w:t>Kriging</w:t>
      </w:r>
      <w:r>
        <w:rPr>
          <w:rFonts w:hint="eastAsia"/>
        </w:rPr>
        <w:t>代理</w:t>
      </w:r>
      <w:r>
        <w:rPr>
          <w:rFonts w:hint="eastAsia"/>
        </w:rPr>
        <w:t xml:space="preserve"> </w:t>
      </w:r>
      <w:r>
        <w:rPr>
          <w:rFonts w:hint="eastAsia"/>
        </w:rPr>
        <w:t>模型</w:t>
      </w:r>
    </w:p>
    <w:p w14:paraId="5A602335" w14:textId="77777777" w:rsidR="00FA4301" w:rsidRDefault="00FA4301"/>
    <w:p w14:paraId="2CCAD7FB" w14:textId="77777777" w:rsidR="00FA4301" w:rsidRDefault="00BC26C2">
      <w:pPr>
        <w:pStyle w:val="C"/>
        <w:ind w:firstLine="420"/>
      </w:pPr>
      <w:r>
        <w:rPr>
          <w:rFonts w:hint="eastAsia"/>
        </w:rPr>
        <w:t>优化问题：</w:t>
      </w:r>
    </w:p>
    <w:p w14:paraId="0AF46D6B" w14:textId="77777777" w:rsidR="00FA4301" w:rsidRDefault="00BC26C2">
      <w:pPr>
        <w:pStyle w:val="C"/>
        <w:spacing w:line="240" w:lineRule="auto"/>
        <w:ind w:firstLine="420"/>
      </w:pPr>
      <w:r>
        <w:rPr>
          <w:rFonts w:hint="eastAsia"/>
          <w:position w:val="-66"/>
        </w:rPr>
        <w:object w:dxaOrig="2508" w:dyaOrig="1440" w14:anchorId="5E23A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7pt;height:1in" o:ole="">
            <v:imagedata r:id="rId13" o:title=""/>
          </v:shape>
          <o:OLEObject Type="Embed" ProgID="Equation.DSMT4" ShapeID="_x0000_i1025" DrawAspect="Content" ObjectID="_1817499810" r:id="rId14"/>
        </w:object>
      </w:r>
      <w:r>
        <w:rPr>
          <w:rFonts w:hint="eastAsia"/>
        </w:rPr>
        <w:t>(1)</w:t>
      </w:r>
    </w:p>
    <w:p w14:paraId="095346D9" w14:textId="77777777" w:rsidR="00FA4301" w:rsidRDefault="00BC26C2">
      <w:pPr>
        <w:pStyle w:val="C"/>
        <w:ind w:firstLine="420"/>
      </w:pPr>
      <w:r>
        <w:rPr>
          <w:rFonts w:hint="eastAsia"/>
        </w:rPr>
        <w:t>其中</w:t>
      </w:r>
      <w:r>
        <w:rPr>
          <w:rFonts w:hint="eastAsia"/>
        </w:rPr>
        <w:t xml:space="preserve">, </w:t>
      </w:r>
      <w:r>
        <w:rPr>
          <w:rFonts w:hint="eastAsia"/>
          <w:position w:val="-14"/>
        </w:rPr>
        <w:object w:dxaOrig="564" w:dyaOrig="408" w14:anchorId="34C4D5F4">
          <v:shape id="_x0000_i1026" type="#_x0000_t75" style="width:28.05pt;height:20.15pt" o:ole="">
            <v:imagedata r:id="rId15" o:title=""/>
          </v:shape>
          <o:OLEObject Type="Embed" ProgID="Equation.DSMT4" ShapeID="_x0000_i1026" DrawAspect="Content" ObjectID="_1817499811" r:id="rId16"/>
        </w:object>
      </w:r>
      <w:r>
        <w:rPr>
          <w:rFonts w:hint="eastAsia"/>
        </w:rPr>
        <w:t>为优化目标函数</w:t>
      </w:r>
      <w:r>
        <w:rPr>
          <w:rFonts w:hint="eastAsia"/>
        </w:rPr>
        <w:t xml:space="preserve">, </w:t>
      </w:r>
      <w:r>
        <w:rPr>
          <w:rFonts w:hint="eastAsia"/>
        </w:rPr>
        <w:t>它具有</w:t>
      </w:r>
      <w:r>
        <w:rPr>
          <w:rFonts w:hint="eastAsia"/>
        </w:rPr>
        <w:t>m1</w:t>
      </w:r>
      <w:r>
        <w:rPr>
          <w:rFonts w:hint="eastAsia"/>
        </w:rPr>
        <w:t>个等式约束方程和</w:t>
      </w:r>
      <w:r>
        <w:rPr>
          <w:rFonts w:hint="eastAsia"/>
        </w:rPr>
        <w:t>m2</w:t>
      </w:r>
      <w:r>
        <w:rPr>
          <w:rFonts w:hint="eastAsia"/>
        </w:rPr>
        <w:t>个不等式约束</w:t>
      </w:r>
      <w:r>
        <w:rPr>
          <w:rFonts w:hint="eastAsia"/>
        </w:rPr>
        <w:t xml:space="preserve">, </w:t>
      </w:r>
      <w:r>
        <w:rPr>
          <w:rFonts w:hint="eastAsia"/>
        </w:rPr>
        <w:t>具有</w:t>
      </w:r>
      <w:r>
        <w:rPr>
          <w:rFonts w:hint="eastAsia"/>
        </w:rPr>
        <w:t>d</w:t>
      </w:r>
      <w:r>
        <w:rPr>
          <w:rFonts w:hint="eastAsia"/>
        </w:rPr>
        <w:t>维的设计变量</w:t>
      </w:r>
      <w:r>
        <w:rPr>
          <w:rFonts w:hint="eastAsia"/>
        </w:rPr>
        <w:t>x</w:t>
      </w:r>
      <w:r>
        <w:rPr>
          <w:rFonts w:hint="eastAsia"/>
        </w:rPr>
        <w:t>的上下限为</w:t>
      </w:r>
      <w:r>
        <w:rPr>
          <w:rFonts w:hint="eastAsia"/>
          <w:position w:val="-12"/>
        </w:rPr>
        <w:object w:dxaOrig="600" w:dyaOrig="372" w14:anchorId="295BBE21">
          <v:shape id="_x0000_i1027" type="#_x0000_t75" style="width:29.9pt;height:18.3pt" o:ole="">
            <v:imagedata r:id="rId17" o:title=""/>
          </v:shape>
          <o:OLEObject Type="Embed" ProgID="Equation.DSMT4" ShapeID="_x0000_i1027" DrawAspect="Content" ObjectID="_1817499812" r:id="rId18"/>
        </w:object>
      </w:r>
      <w:r>
        <w:rPr>
          <w:rFonts w:hint="eastAsia"/>
        </w:rPr>
        <w:t>。</w:t>
      </w:r>
    </w:p>
    <w:p w14:paraId="7CF5ADAA" w14:textId="77777777" w:rsidR="00FA4301" w:rsidRDefault="00BC26C2">
      <w:pPr>
        <w:pStyle w:val="C"/>
        <w:spacing w:line="240" w:lineRule="auto"/>
        <w:ind w:firstLine="420"/>
      </w:pPr>
      <w:r>
        <w:rPr>
          <w:rFonts w:hint="eastAsia"/>
        </w:rPr>
        <w:t>所谓的代理模型，就是将式</w:t>
      </w:r>
      <w:r>
        <w:rPr>
          <w:rFonts w:hint="eastAsia"/>
        </w:rPr>
        <w:t>(1)</w:t>
      </w:r>
      <w:r>
        <w:rPr>
          <w:rFonts w:hint="eastAsia"/>
        </w:rPr>
        <w:t>中的目标函数转化为如下形式：</w:t>
      </w:r>
    </w:p>
    <w:p w14:paraId="18292F49" w14:textId="77777777" w:rsidR="00FA4301" w:rsidRDefault="00BC26C2">
      <w:pPr>
        <w:pStyle w:val="C"/>
        <w:spacing w:line="240" w:lineRule="auto"/>
        <w:ind w:firstLine="420"/>
      </w:pPr>
      <w:r>
        <w:rPr>
          <w:rFonts w:hint="eastAsia"/>
          <w:position w:val="-10"/>
        </w:rPr>
        <w:object w:dxaOrig="924" w:dyaOrig="324" w14:anchorId="31137B42">
          <v:shape id="_x0000_i1028" type="#_x0000_t75" style="width:46.35pt;height:16.45pt" o:ole="">
            <v:imagedata r:id="rId19" o:title=""/>
          </v:shape>
          <o:OLEObject Type="Embed" ProgID="Equation.DSMT4" ShapeID="_x0000_i1028" DrawAspect="Content" ObjectID="_1817499813" r:id="rId20"/>
        </w:object>
      </w:r>
      <w:r>
        <w:rPr>
          <w:rFonts w:hint="eastAsia"/>
        </w:rPr>
        <w:t>(2)</w:t>
      </w:r>
    </w:p>
    <w:p w14:paraId="62C80C86" w14:textId="77777777" w:rsidR="00FA4301" w:rsidRDefault="00BC26C2">
      <w:pPr>
        <w:pStyle w:val="C"/>
        <w:ind w:firstLine="420"/>
      </w:pPr>
      <w:r>
        <w:rPr>
          <w:rFonts w:hint="eastAsia"/>
        </w:rPr>
        <w:t>式中，</w:t>
      </w:r>
      <w:r>
        <w:rPr>
          <w:rFonts w:hint="eastAsia"/>
          <w:position w:val="-10"/>
        </w:rPr>
        <w:object w:dxaOrig="504" w:dyaOrig="324" w14:anchorId="1C321D4E">
          <v:shape id="_x0000_i1029" type="#_x0000_t75" style="width:25pt;height:16.45pt" o:ole="">
            <v:imagedata r:id="rId21" o:title=""/>
          </v:shape>
          <o:OLEObject Type="Embed" ProgID="Equation.DSMT4" ShapeID="_x0000_i1029" DrawAspect="Content" ObjectID="_1817499814" r:id="rId22"/>
        </w:object>
      </w:r>
      <w:r>
        <w:rPr>
          <w:rFonts w:hint="eastAsia"/>
        </w:rPr>
        <w:t>表示采用一定数量样本建立的代理模型函数。</w:t>
      </w:r>
    </w:p>
    <w:p w14:paraId="3044E6FD" w14:textId="77777777" w:rsidR="00FA4301" w:rsidRDefault="00BC26C2">
      <w:pPr>
        <w:pStyle w:val="C"/>
        <w:spacing w:line="240" w:lineRule="auto"/>
        <w:ind w:firstLine="420"/>
      </w:pPr>
      <w:r>
        <w:rPr>
          <w:rFonts w:hint="eastAsia"/>
        </w:rPr>
        <w:t xml:space="preserve"> </w:t>
      </w:r>
    </w:p>
    <w:p w14:paraId="5BB0F90A" w14:textId="77777777" w:rsidR="00FA4301" w:rsidRDefault="00BC26C2">
      <w:pPr>
        <w:pStyle w:val="C"/>
        <w:ind w:firstLine="420"/>
      </w:pPr>
      <w:r>
        <w:rPr>
          <w:rFonts w:hint="eastAsia"/>
        </w:rPr>
        <w:t>对于</w:t>
      </w:r>
      <w:r>
        <w:t>Kriging</w:t>
      </w:r>
      <w:r>
        <w:t>代理模型</w:t>
      </w:r>
      <w:r>
        <w:rPr>
          <w:rFonts w:hint="eastAsia"/>
        </w:rPr>
        <w:t>，</w:t>
      </w:r>
      <w:r>
        <w:t>假设</w:t>
      </w:r>
      <w:r>
        <w:rPr>
          <w:rFonts w:hint="eastAsia"/>
        </w:rPr>
        <w:t>其数据在空间上是平稳的</w:t>
      </w:r>
      <w:r>
        <w:rPr>
          <w:rFonts w:hint="eastAsia"/>
        </w:rPr>
        <w:t>For the Kriging surrogate model, it is assumed that its data is stationary in space.</w:t>
      </w:r>
      <w:r>
        <w:t>空间处任意一点的值</w:t>
      </w:r>
      <w:r>
        <w:rPr>
          <w:position w:val="-10"/>
        </w:rPr>
        <w:object w:dxaOrig="516" w:dyaOrig="324" w14:anchorId="00D91936">
          <v:shape id="_x0000_i1030" type="#_x0000_t75" style="width:25.65pt;height:16.45pt" o:ole="">
            <v:imagedata r:id="rId23" o:title=""/>
          </v:shape>
          <o:OLEObject Type="Embed" ProgID="Equation.DSMT4" ShapeID="_x0000_i1030" DrawAspect="Content" ObjectID="_1817499815" r:id="rId24"/>
        </w:object>
      </w:r>
      <w:r>
        <w:t>，都可以由区域内的数学期望</w:t>
      </w:r>
      <w:r>
        <w:rPr>
          <w:rFonts w:hint="eastAsia"/>
          <w:position w:val="-10"/>
        </w:rPr>
        <w:object w:dxaOrig="816" w:dyaOrig="324" w14:anchorId="7163C08D">
          <v:shape id="_x0000_i1031" type="#_x0000_t75" style="width:40.9pt;height:16.45pt" o:ole="">
            <v:imagedata r:id="rId25" o:title=""/>
          </v:shape>
          <o:OLEObject Type="Embed" ProgID="Equation.DSMT4" ShapeID="_x0000_i1031" DrawAspect="Content" ObjectID="_1817499816" r:id="rId26"/>
        </w:object>
      </w:r>
      <w:r>
        <w:t>和一个随机过程</w:t>
      </w:r>
      <w:r>
        <w:rPr>
          <w:position w:val="-10"/>
        </w:rPr>
        <w:object w:dxaOrig="516" w:dyaOrig="324" w14:anchorId="45372467">
          <v:shape id="_x0000_i1032" type="#_x0000_t75" style="width:25.65pt;height:16.45pt" o:ole="">
            <v:imagedata r:id="rId27" o:title=""/>
          </v:shape>
          <o:OLEObject Type="Embed" ProgID="Equation.DSMT4" ShapeID="_x0000_i1032" DrawAspect="Content" ObjectID="_1817499817" r:id="rId28"/>
        </w:object>
      </w:r>
      <w:r>
        <w:t>表示，</w:t>
      </w:r>
      <w:commentRangeStart w:id="20"/>
      <w:r>
        <w:t>即：</w:t>
      </w:r>
      <w:commentRangeEnd w:id="20"/>
      <w:r>
        <w:rPr>
          <w:rStyle w:val="afa"/>
          <w:rFonts w:asciiTheme="minorHAnsi" w:eastAsiaTheme="minorEastAsia" w:hAnsiTheme="minorHAnsi"/>
        </w:rPr>
        <w:commentReference w:id="20"/>
      </w:r>
    </w:p>
    <w:p w14:paraId="2F4EED58" w14:textId="77777777" w:rsidR="00FA4301" w:rsidRDefault="00BC26C2">
      <w:pPr>
        <w:pStyle w:val="MTDisplayEquation"/>
        <w:ind w:firstLine="420"/>
      </w:pPr>
      <w:r>
        <w:tab/>
      </w:r>
      <w:r>
        <w:rPr>
          <w:position w:val="-10"/>
        </w:rPr>
        <w:object w:dxaOrig="3816" w:dyaOrig="336" w14:anchorId="3BA162A1">
          <v:shape id="_x0000_i1033" type="#_x0000_t75" style="width:191pt;height:17.1pt" o:ole="">
            <v:imagedata r:id="rId29" o:title=""/>
          </v:shape>
          <o:OLEObject Type="Embed" ProgID="Equation.DSMT4" ShapeID="_x0000_i1033" DrawAspect="Content" ObjectID="_1817499818" r:id="rId30"/>
        </w:object>
      </w:r>
      <w:r>
        <w:tab/>
      </w:r>
      <w:r>
        <w:rPr>
          <w:rFonts w:hint="eastAsia"/>
        </w:rPr>
        <w:t>（</w:t>
      </w:r>
      <w:r>
        <w:t>1</w:t>
      </w:r>
      <w:r>
        <w:rPr>
          <w:rFonts w:hint="eastAsia"/>
        </w:rPr>
        <w:t>）</w:t>
      </w:r>
    </w:p>
    <w:p w14:paraId="01F4145A" w14:textId="77777777" w:rsidR="00FA4301" w:rsidRDefault="00BC26C2">
      <w:pPr>
        <w:pStyle w:val="C"/>
        <w:ind w:firstLine="420"/>
      </w:pPr>
      <w:r>
        <w:t>式中，</w:t>
      </w:r>
      <w:r>
        <w:rPr>
          <w:position w:val="-10"/>
        </w:rPr>
        <w:object w:dxaOrig="228" w:dyaOrig="324" w14:anchorId="3A5A02A1">
          <v:shape id="_x0000_i1034" type="#_x0000_t75" style="width:11.6pt;height:16.45pt" o:ole="">
            <v:imagedata r:id="rId31" o:title=""/>
          </v:shape>
          <o:OLEObject Type="Embed" ProgID="Equation.DSMT4" ShapeID="_x0000_i1034" DrawAspect="Content" ObjectID="_1817499819" r:id="rId32"/>
        </w:object>
      </w:r>
      <w:r>
        <w:rPr>
          <w:rFonts w:hAnsi="Cambria Math" w:hint="eastAsia"/>
        </w:rPr>
        <w:t>为回</w:t>
      </w:r>
      <w:r>
        <w:t>归</w:t>
      </w:r>
      <w:r>
        <w:rPr>
          <w:rFonts w:hint="eastAsia"/>
        </w:rPr>
        <w:t>系数，</w:t>
      </w:r>
      <w:r>
        <w:rPr>
          <w:rFonts w:hint="eastAsia"/>
          <w:position w:val="-10"/>
        </w:rPr>
        <w:object w:dxaOrig="816" w:dyaOrig="324" w14:anchorId="5EB690D7">
          <v:shape id="_x0000_i1035" type="#_x0000_t75" style="width:40.9pt;height:16.45pt" o:ole="">
            <v:imagedata r:id="rId25" o:title=""/>
          </v:shape>
          <o:OLEObject Type="Embed" ProgID="Equation.DSMT4" ShapeID="_x0000_i1035" DrawAspect="Content" ObjectID="_1817499820" r:id="rId33"/>
        </w:object>
      </w:r>
      <w:r>
        <w:t>；</w:t>
      </w:r>
      <w:r>
        <w:rPr>
          <w:position w:val="-10"/>
        </w:rPr>
        <w:object w:dxaOrig="552" w:dyaOrig="324" w14:anchorId="1882B6D2">
          <v:shape id="_x0000_i1036" type="#_x0000_t75" style="width:27.45pt;height:16.45pt" o:ole="">
            <v:imagedata r:id="rId34" o:title=""/>
          </v:shape>
          <o:OLEObject Type="Embed" ProgID="Equation.DSMT4" ShapeID="_x0000_i1036" DrawAspect="Content" ObjectID="_1817499821" r:id="rId35"/>
        </w:object>
      </w:r>
      <w:r>
        <w:t>表示多项式回归模型，在设计过程中提供代理模型的全局近似，一般为零阶、一阶、二阶多项式回归模型；</w:t>
      </w:r>
      <w:r>
        <w:rPr>
          <w:position w:val="-10"/>
        </w:rPr>
        <w:object w:dxaOrig="516" w:dyaOrig="324" w14:anchorId="5809EF66">
          <v:shape id="_x0000_i1037" type="#_x0000_t75" style="width:25.65pt;height:16.45pt" o:ole="">
            <v:imagedata r:id="rId27" o:title=""/>
          </v:shape>
          <o:OLEObject Type="Embed" ProgID="Equation.DSMT4" ShapeID="_x0000_i1037" DrawAspect="Content" ObjectID="_1817499822" r:id="rId36"/>
        </w:object>
      </w:r>
      <w:r>
        <w:t>表示代理模型的非参数随机过程，提供对代理模型的局部误差的近似，服从均值为</w:t>
      </w:r>
      <w:r>
        <w:t>0</w:t>
      </w:r>
      <w:r>
        <w:t>，方差为</w:t>
      </w:r>
      <w:r>
        <w:rPr>
          <w:position w:val="-6"/>
        </w:rPr>
        <w:object w:dxaOrig="324" w:dyaOrig="324" w14:anchorId="279145A9">
          <v:shape id="_x0000_i1038" type="#_x0000_t75" style="width:16.45pt;height:16.45pt" o:ole="">
            <v:imagedata r:id="rId37" o:title=""/>
          </v:shape>
          <o:OLEObject Type="Embed" ProgID="Equation.DSMT4" ShapeID="_x0000_i1038" DrawAspect="Content" ObjectID="_1817499823" r:id="rId38"/>
        </w:object>
      </w:r>
      <w:r>
        <w:t>的正态分布，其中，两个随机过程之间的协方差为：</w:t>
      </w:r>
    </w:p>
    <w:p w14:paraId="0BBD69D6" w14:textId="77777777" w:rsidR="00FA4301" w:rsidRDefault="00BC26C2">
      <w:pPr>
        <w:pStyle w:val="MTDisplayEquation"/>
        <w:ind w:firstLine="420"/>
      </w:pPr>
      <w:r>
        <w:tab/>
      </w:r>
      <w:r>
        <w:rPr>
          <w:position w:val="-14"/>
        </w:rPr>
        <w:object w:dxaOrig="3300" w:dyaOrig="420" w14:anchorId="74546437">
          <v:shape id="_x0000_i1039" type="#_x0000_t75" style="width:164.75pt;height:20.75pt" o:ole="">
            <v:imagedata r:id="rId39" o:title=""/>
          </v:shape>
          <o:OLEObject Type="Embed" ProgID="Equation.DSMT4" ShapeID="_x0000_i1039" DrawAspect="Content" ObjectID="_1817499824" r:id="rId40"/>
        </w:object>
      </w:r>
      <w:r>
        <w:tab/>
      </w:r>
      <w:r>
        <w:t>（</w:t>
      </w:r>
      <w:r>
        <w:t>2</w:t>
      </w:r>
      <w:r>
        <w:t>）</w:t>
      </w:r>
    </w:p>
    <w:p w14:paraId="7C91DF81" w14:textId="77777777" w:rsidR="00FA4301" w:rsidRDefault="00BC26C2">
      <w:pPr>
        <w:pStyle w:val="C"/>
        <w:ind w:firstLine="420"/>
      </w:pPr>
      <w:r>
        <w:t>式中，</w:t>
      </w:r>
      <w:r>
        <w:rPr>
          <w:position w:val="-6"/>
        </w:rPr>
        <w:object w:dxaOrig="444" w:dyaOrig="288" w14:anchorId="74F39189">
          <v:shape id="_x0000_i1040" type="#_x0000_t75" style="width:21.95pt;height:14.65pt" o:ole="">
            <v:imagedata r:id="rId41" o:title=""/>
          </v:shape>
          <o:OLEObject Type="Embed" ProgID="Equation.DSMT4" ShapeID="_x0000_i1040" DrawAspect="Content" ObjectID="_1817499825" r:id="rId42"/>
        </w:object>
      </w:r>
      <w:r>
        <w:t>表示协方差；</w:t>
      </w:r>
      <w:r>
        <w:rPr>
          <w:position w:val="-14"/>
        </w:rPr>
        <w:object w:dxaOrig="1116" w:dyaOrig="408" w14:anchorId="1C87C73E">
          <v:shape id="_x0000_i1041" type="#_x0000_t75" style="width:55.55pt;height:20.15pt" o:ole="">
            <v:imagedata r:id="rId43" o:title=""/>
          </v:shape>
          <o:OLEObject Type="Embed" ProgID="Equation.DSMT4" ShapeID="_x0000_i1041" DrawAspect="Content" ObjectID="_1817499826" r:id="rId44"/>
        </w:object>
      </w:r>
      <w:r>
        <w:t>表示相关</w:t>
      </w:r>
      <w:r>
        <w:rPr>
          <w:rFonts w:hint="eastAsia"/>
        </w:rPr>
        <w:t>函数</w:t>
      </w:r>
      <w:r>
        <w:t>，表示样本之间的空间相关性；</w:t>
      </w:r>
      <w:r>
        <w:rPr>
          <w:position w:val="-6"/>
        </w:rPr>
        <w:object w:dxaOrig="180" w:dyaOrig="288" w14:anchorId="4456C3E6">
          <v:shape id="_x0000_i1042" type="#_x0000_t75" style="width:9.15pt;height:14.65pt" o:ole="">
            <v:imagedata r:id="rId45" o:title=""/>
          </v:shape>
          <o:OLEObject Type="Embed" ProgID="Equation.DSMT4" ShapeID="_x0000_i1042" DrawAspect="Content" ObjectID="_1817499827" r:id="rId46"/>
        </w:object>
      </w:r>
      <w:r>
        <w:t>表示相关模型的超参数。</w:t>
      </w:r>
    </w:p>
    <w:p w14:paraId="03384182" w14:textId="77777777" w:rsidR="00FA4301" w:rsidRDefault="00BC26C2">
      <w:pPr>
        <w:pStyle w:val="MTDisplayEquation"/>
        <w:ind w:firstLine="420"/>
      </w:pPr>
      <w:r>
        <w:tab/>
      </w:r>
      <w:r>
        <w:rPr>
          <w:position w:val="-28"/>
        </w:rPr>
        <w:object w:dxaOrig="3420" w:dyaOrig="708" w14:anchorId="66FE6E5B">
          <v:shape id="_x0000_i1043" type="#_x0000_t75" style="width:170.85pt;height:35.4pt" o:ole="">
            <v:imagedata r:id="rId47" o:title=""/>
          </v:shape>
          <o:OLEObject Type="Embed" ProgID="Equation.DSMT4" ShapeID="_x0000_i1043" DrawAspect="Content" ObjectID="_1817499828" r:id="rId48"/>
        </w:object>
      </w:r>
      <w:r>
        <w:tab/>
      </w:r>
      <w:r>
        <w:rPr>
          <w:rFonts w:hint="eastAsia"/>
        </w:rPr>
        <w:t>（</w:t>
      </w:r>
      <w:r>
        <w:rPr>
          <w:rFonts w:hint="eastAsia"/>
        </w:rPr>
        <w:t>3</w:t>
      </w:r>
      <w:r>
        <w:rPr>
          <w:rFonts w:hint="eastAsia"/>
        </w:rPr>
        <w:t>）</w:t>
      </w:r>
    </w:p>
    <w:p w14:paraId="2035C0EA" w14:textId="77777777" w:rsidR="00FA4301" w:rsidRDefault="00BC26C2">
      <w:pPr>
        <w:pStyle w:val="C"/>
        <w:ind w:firstLine="420"/>
      </w:pPr>
      <w:r>
        <w:rPr>
          <w:rFonts w:hint="eastAsia"/>
        </w:rPr>
        <w:t>式中，</w:t>
      </w:r>
      <w:r>
        <w:rPr>
          <w:position w:val="-6"/>
        </w:rPr>
        <w:object w:dxaOrig="228" w:dyaOrig="180" w14:anchorId="41D80709">
          <v:shape id="_x0000_i1044" type="#_x0000_t75" style="width:11.6pt;height:9.15pt" o:ole="">
            <v:imagedata r:id="rId49" o:title=""/>
          </v:shape>
          <o:OLEObject Type="Embed" ProgID="Equation.DSMT4" ShapeID="_x0000_i1044" DrawAspect="Content" ObjectID="_1817499829" r:id="rId50"/>
        </w:object>
      </w:r>
      <w:r>
        <w:rPr>
          <w:rFonts w:hint="eastAsia"/>
        </w:rPr>
        <w:t>为输入样本空间的维数，</w:t>
      </w:r>
      <w:r>
        <w:rPr>
          <w:position w:val="-6"/>
        </w:rPr>
        <w:object w:dxaOrig="180" w:dyaOrig="288" w14:anchorId="7EB73491">
          <v:shape id="_x0000_i1045" type="#_x0000_t75" style="width:9.15pt;height:14.65pt" o:ole="">
            <v:imagedata r:id="rId51" o:title=""/>
          </v:shape>
          <o:OLEObject Type="Embed" ProgID="Equation.DSMT4" ShapeID="_x0000_i1045" DrawAspect="Content" ObjectID="_1817499830" r:id="rId52"/>
        </w:object>
      </w:r>
      <w:r>
        <w:rPr>
          <w:rFonts w:hint="eastAsia"/>
        </w:rPr>
        <w:t>为</w:t>
      </w:r>
      <w:r>
        <w:rPr>
          <w:position w:val="-6"/>
        </w:rPr>
        <w:object w:dxaOrig="180" w:dyaOrig="288" w14:anchorId="138C4117">
          <v:shape id="_x0000_i1046" type="#_x0000_t75" style="width:9.15pt;height:14.65pt" o:ole="">
            <v:imagedata r:id="rId53" o:title=""/>
          </v:shape>
          <o:OLEObject Type="Embed" ProgID="Equation.DSMT4" ShapeID="_x0000_i1046" DrawAspect="Content" ObjectID="_1817499831" r:id="rId54"/>
        </w:object>
      </w:r>
      <w:r>
        <w:rPr>
          <w:rFonts w:hint="eastAsia"/>
        </w:rPr>
        <w:t>、</w:t>
      </w:r>
      <w:r>
        <w:rPr>
          <w:position w:val="-12"/>
        </w:rPr>
        <w:object w:dxaOrig="300" w:dyaOrig="336" w14:anchorId="09D27D87">
          <v:shape id="_x0000_i1047" type="#_x0000_t75" style="width:15.25pt;height:17.1pt" o:ole="">
            <v:imagedata r:id="rId55" o:title=""/>
          </v:shape>
          <o:OLEObject Type="Embed" ProgID="Equation.DSMT4" ShapeID="_x0000_i1047" DrawAspect="Content" ObjectID="_1817499832" r:id="rId56"/>
        </w:object>
      </w:r>
      <w:r>
        <w:rPr>
          <w:rFonts w:hint="eastAsia"/>
        </w:rPr>
        <w:t>和</w:t>
      </w:r>
      <w:r>
        <w:rPr>
          <w:position w:val="-14"/>
        </w:rPr>
        <w:object w:dxaOrig="336" w:dyaOrig="408" w14:anchorId="03AB461B">
          <v:shape id="_x0000_i1048" type="#_x0000_t75" style="width:17.1pt;height:20.15pt" o:ole="">
            <v:imagedata r:id="rId57" o:title=""/>
          </v:shape>
          <o:OLEObject Type="Embed" ProgID="Equation.DSMT4" ShapeID="_x0000_i1048" DrawAspect="Content" ObjectID="_1817499833" r:id="rId58"/>
        </w:object>
      </w:r>
      <w:r>
        <w:rPr>
          <w:rFonts w:hint="eastAsia"/>
        </w:rPr>
        <w:t>的第</w:t>
      </w:r>
      <w:r>
        <w:rPr>
          <w:position w:val="-6"/>
        </w:rPr>
        <w:object w:dxaOrig="180" w:dyaOrig="288" w14:anchorId="3DD2219B">
          <v:shape id="_x0000_i1049" type="#_x0000_t75" style="width:9.15pt;height:14.65pt" o:ole="">
            <v:imagedata r:id="rId51" o:title=""/>
          </v:shape>
          <o:OLEObject Type="Embed" ProgID="Equation.DSMT4" ShapeID="_x0000_i1049" DrawAspect="Content" ObjectID="_1817499834" r:id="rId59"/>
        </w:object>
      </w:r>
      <w:proofErr w:type="gramStart"/>
      <w:r>
        <w:rPr>
          <w:rFonts w:hint="eastAsia"/>
        </w:rPr>
        <w:t>个</w:t>
      </w:r>
      <w:proofErr w:type="gramEnd"/>
      <w:r>
        <w:rPr>
          <w:rFonts w:hint="eastAsia"/>
        </w:rPr>
        <w:t>分量。</w:t>
      </w:r>
    </w:p>
    <w:p w14:paraId="49369CB0" w14:textId="77777777" w:rsidR="00FA4301" w:rsidRDefault="00BC26C2">
      <w:pPr>
        <w:pStyle w:val="C"/>
        <w:ind w:firstLine="420"/>
      </w:pPr>
      <w:r>
        <w:t>Kriging</w:t>
      </w:r>
      <w:r>
        <w:t>代理模型的预测估计结果是无偏估计，</w:t>
      </w:r>
      <w:r>
        <w:t>Kriging</w:t>
      </w:r>
      <w:r>
        <w:t>代理模型的均方误差可以表示为：</w:t>
      </w:r>
    </w:p>
    <w:p w14:paraId="4F25E7F3" w14:textId="77777777" w:rsidR="00FA4301" w:rsidRDefault="00BC26C2">
      <w:pPr>
        <w:pStyle w:val="MTDisplayEquation"/>
        <w:ind w:firstLine="420"/>
      </w:pPr>
      <w:r>
        <w:tab/>
      </w:r>
      <w:r>
        <w:rPr>
          <w:position w:val="-10"/>
        </w:rPr>
        <w:object w:dxaOrig="3900" w:dyaOrig="336" w14:anchorId="58787A0B">
          <v:shape id="_x0000_i1050" type="#_x0000_t75" style="width:195.25pt;height:17.1pt" o:ole="">
            <v:imagedata r:id="rId60" o:title=""/>
          </v:shape>
          <o:OLEObject Type="Embed" ProgID="Equation.DSMT4" ShapeID="_x0000_i1050" DrawAspect="Content" ObjectID="_1817499835" r:id="rId61"/>
        </w:object>
      </w:r>
      <w:r>
        <w:tab/>
      </w:r>
      <w:r>
        <w:t>（</w:t>
      </w:r>
      <w:r>
        <w:rPr>
          <w:rFonts w:hint="eastAsia"/>
        </w:rPr>
        <w:t>4</w:t>
      </w:r>
      <w:r>
        <w:t>）</w:t>
      </w:r>
    </w:p>
    <w:p w14:paraId="7C403136" w14:textId="77777777" w:rsidR="00FA4301" w:rsidRDefault="00BC26C2">
      <w:pPr>
        <w:pStyle w:val="C"/>
        <w:ind w:firstLine="420"/>
      </w:pPr>
      <w:r>
        <w:t>其中，</w:t>
      </w:r>
      <w:r>
        <w:rPr>
          <w:position w:val="-10"/>
        </w:rPr>
        <w:object w:dxaOrig="2040" w:dyaOrig="336" w14:anchorId="324C0251">
          <v:shape id="_x0000_i1051" type="#_x0000_t75" style="width:101.9pt;height:17.1pt" o:ole="">
            <v:imagedata r:id="rId62" o:title=""/>
          </v:shape>
          <o:OLEObject Type="Embed" ProgID="Equation.DSMT4" ShapeID="_x0000_i1051" DrawAspect="Content" ObjectID="_1817499836" r:id="rId63"/>
        </w:object>
      </w:r>
      <w:r>
        <w:t>。</w:t>
      </w:r>
      <w:r>
        <w:rPr>
          <w:rFonts w:hint="eastAsia"/>
        </w:rPr>
        <w:t>代理模型的均方误差越小，代理模型精度越高。</w:t>
      </w:r>
    </w:p>
    <w:p w14:paraId="45ACDFF3" w14:textId="77777777" w:rsidR="00FA4301" w:rsidRDefault="00BC26C2">
      <w:pPr>
        <w:pStyle w:val="C"/>
        <w:ind w:firstLine="420"/>
      </w:pPr>
      <m:oMath>
        <m:r>
          <m:rPr>
            <m:sty m:val="p"/>
          </m:rPr>
          <w:rPr>
            <w:rFonts w:ascii="Cambria Math" w:hAnsi="Cambria Math"/>
          </w:rPr>
          <m:t>随机过程的方差</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可以通过预测响应值的极大似然估计得到：</w:t>
      </w:r>
    </w:p>
    <w:p w14:paraId="14184685" w14:textId="77777777" w:rsidR="00FA4301" w:rsidRDefault="00BC26C2">
      <w:pPr>
        <w:tabs>
          <w:tab w:val="center" w:pos="4153"/>
          <w:tab w:val="right" w:pos="8306"/>
        </w:tabs>
        <w:spacing w:beforeLines="50" w:before="156" w:afterLines="50" w:after="156" w:line="400" w:lineRule="exact"/>
        <w:rPr>
          <w:rFonts w:ascii="Times New Roman" w:eastAsia="宋体" w:hAnsi="Times New Roman" w:cs="Times New Roman"/>
          <w:i/>
          <w:sz w:val="24"/>
          <w:szCs w:val="24"/>
        </w:rPr>
      </w:pPr>
      <w:r>
        <w:rPr>
          <w:rFonts w:ascii="Times New Roman" w:eastAsia="宋体" w:hAnsi="Times New Roman" w:cs="Times New Roman"/>
          <w:i/>
          <w:sz w:val="24"/>
          <w:szCs w:val="24"/>
        </w:rPr>
        <w:tab/>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Y-F</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-1</m:t>
            </m:r>
          </m:sup>
        </m:sSup>
        <m:d>
          <m:dPr>
            <m:ctrlPr>
              <w:rPr>
                <w:rFonts w:ascii="Cambria Math" w:hAnsi="Cambria Math" w:cs="Times New Roman"/>
                <w:i/>
              </w:rPr>
            </m:ctrlPr>
          </m:dPr>
          <m:e>
            <m:r>
              <w:rPr>
                <w:rFonts w:ascii="Cambria Math" w:hAnsi="Cambria Math" w:cs="Times New Roman"/>
              </w:rPr>
              <m:t>Y-F</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oMath>
      <w:r>
        <w:rPr>
          <w:rFonts w:ascii="Times New Roman" w:eastAsia="宋体" w:hAnsi="Times New Roman" w:cs="Times New Roman"/>
          <w:i/>
          <w:sz w:val="24"/>
          <w:szCs w:val="24"/>
        </w:rPr>
        <w:tab/>
      </w:r>
      <w:r>
        <w:rPr>
          <w:rFonts w:ascii="Times New Roman" w:eastAsia="宋体" w:hAnsi="Times New Roman" w:cs="Times New Roman"/>
        </w:rPr>
        <w:t>（</w:t>
      </w:r>
      <w:r>
        <w:rPr>
          <w:rFonts w:ascii="Times New Roman" w:eastAsia="宋体" w:hAnsi="Times New Roman" w:cs="Times New Roman" w:hint="eastAsia"/>
        </w:rPr>
        <w:t>5</w:t>
      </w:r>
      <w:r>
        <w:rPr>
          <w:rFonts w:ascii="Times New Roman" w:eastAsia="宋体" w:hAnsi="Times New Roman" w:cs="Times New Roman"/>
        </w:rPr>
        <w:t>）</w:t>
      </w:r>
    </w:p>
    <w:p w14:paraId="1C5B5560" w14:textId="77777777" w:rsidR="00FA4301" w:rsidRDefault="00BC26C2">
      <w:pPr>
        <w:pStyle w:val="2"/>
      </w:pPr>
      <w:r>
        <w:rPr>
          <w:rFonts w:hint="eastAsia"/>
        </w:rPr>
        <w:lastRenderedPageBreak/>
        <w:t>取样</w:t>
      </w:r>
      <w:commentRangeStart w:id="21"/>
      <w:commentRangeStart w:id="22"/>
      <w:r>
        <w:rPr>
          <w:rFonts w:hint="eastAsia"/>
        </w:rPr>
        <w:t>方法</w:t>
      </w:r>
      <w:commentRangeEnd w:id="21"/>
      <w:r>
        <w:rPr>
          <w:rStyle w:val="afa"/>
          <w:rFonts w:asciiTheme="minorHAnsi" w:eastAsia="华文中宋" w:hAnsiTheme="minorHAnsi"/>
          <w:bCs w:val="0"/>
        </w:rPr>
        <w:commentReference w:id="21"/>
      </w:r>
      <w:commentRangeEnd w:id="22"/>
      <w:r>
        <w:rPr>
          <w:rStyle w:val="afa"/>
          <w:rFonts w:asciiTheme="minorHAnsi" w:eastAsia="华文中宋" w:hAnsiTheme="minorHAnsi"/>
          <w:bCs w:val="0"/>
        </w:rPr>
        <w:commentReference w:id="22"/>
      </w:r>
    </w:p>
    <w:p w14:paraId="412719B7" w14:textId="77777777" w:rsidR="00FA4301" w:rsidRDefault="00BC26C2">
      <w:pPr>
        <w:pStyle w:val="C"/>
        <w:ind w:firstLine="420"/>
        <w:rPr>
          <w:ins w:id="23" w:author="吴溜" w:date="2024-11-23T19:06:00Z"/>
          <w:rFonts w:cs="Times New Roman"/>
        </w:rPr>
      </w:pPr>
      <w:r>
        <w:rPr>
          <w:rFonts w:cs="Times New Roman" w:hint="eastAsia"/>
        </w:rPr>
        <w:t>构建代理模型的样本点的获取，常采用</w:t>
      </w:r>
      <w:proofErr w:type="gramStart"/>
      <w:r>
        <w:rPr>
          <w:rFonts w:cs="Times New Roman" w:hint="eastAsia"/>
        </w:rPr>
        <w:t>拉丁超立方</w:t>
      </w:r>
      <w:proofErr w:type="gramEnd"/>
      <w:r>
        <w:rPr>
          <w:rFonts w:cs="Times New Roman" w:hint="eastAsia"/>
        </w:rPr>
        <w:t>取样法。</w:t>
      </w:r>
      <w:r>
        <w:rPr>
          <w:rFonts w:hint="eastAsia"/>
        </w:rPr>
        <w:t>然而，由于三维选线优化问题的非线性程度较高，设计变量的变化范围较广。若</w:t>
      </w:r>
      <w:proofErr w:type="gramStart"/>
      <w:r>
        <w:rPr>
          <w:rFonts w:cs="Times New Roman" w:hint="eastAsia"/>
        </w:rPr>
        <w:t>拉丁超立方</w:t>
      </w:r>
      <w:proofErr w:type="gramEnd"/>
      <w:r>
        <w:rPr>
          <w:rFonts w:cs="Times New Roman" w:hint="eastAsia"/>
        </w:rPr>
        <w:t>取样法，由于变量的维度之间随机组合，可能导致的局部区域出现未抽取到样本点的情况。本文对</w:t>
      </w:r>
      <w:proofErr w:type="gramStart"/>
      <w:r>
        <w:rPr>
          <w:rFonts w:cs="Times New Roman" w:hint="eastAsia"/>
        </w:rPr>
        <w:t>拉丁超立方</w:t>
      </w:r>
      <w:proofErr w:type="gramEnd"/>
      <w:r>
        <w:rPr>
          <w:rFonts w:cs="Times New Roman" w:hint="eastAsia"/>
        </w:rPr>
        <w:t>取样法进行改进，引入</w:t>
      </w:r>
      <w:r>
        <w:rPr>
          <w:position w:val="-6"/>
        </w:rPr>
        <w:object w:dxaOrig="204" w:dyaOrig="228" w14:anchorId="2871C253">
          <v:shape id="_x0000_i1052" type="#_x0000_t75" style="width:10.35pt;height:11.6pt" o:ole="">
            <v:imagedata r:id="rId64" o:title=""/>
          </v:shape>
          <o:OLEObject Type="Embed" ProgID="Equation.DSMT4" ShapeID="_x0000_i1052" DrawAspect="Content" ObjectID="_1817499837" r:id="rId65"/>
        </w:object>
      </w:r>
      <w:r>
        <w:rPr>
          <w:rFonts w:hint="eastAsia"/>
        </w:rPr>
        <w:t>进行距离</w:t>
      </w:r>
      <w:r>
        <w:rPr>
          <w:rFonts w:cs="Times New Roman" w:hint="eastAsia"/>
        </w:rPr>
        <w:t>约束样本点，</w:t>
      </w:r>
      <w:del w:id="24" w:author="吴溜" w:date="2024-11-25T14:06:00Z">
        <w:r>
          <w:rPr>
            <w:rStyle w:val="22"/>
          </w:rPr>
          <w:delText>以达到。。。的目的</w:delText>
        </w:r>
        <w:r>
          <w:rPr>
            <w:rFonts w:cs="Times New Roman"/>
          </w:rPr>
          <w:delText>。</w:delText>
        </w:r>
      </w:del>
      <w:ins w:id="25" w:author="吴溜" w:date="2024-11-25T14:06:00Z">
        <w:r>
          <w:rPr>
            <w:rStyle w:val="22"/>
            <w:rFonts w:hint="eastAsia"/>
          </w:rPr>
          <w:t>以达到</w:t>
        </w:r>
      </w:ins>
      <w:ins w:id="26" w:author="吴溜" w:date="2024-11-25T15:13:00Z">
        <w:r>
          <w:rPr>
            <w:rStyle w:val="22"/>
            <w:rFonts w:hint="eastAsia"/>
          </w:rPr>
          <w:t>保证取样均匀性，同时</w:t>
        </w:r>
      </w:ins>
      <w:ins w:id="27" w:author="吴溜" w:date="2024-11-23T19:04:00Z">
        <w:r>
          <w:rPr>
            <w:rFonts w:cs="Times New Roman" w:hint="eastAsia"/>
          </w:rPr>
          <w:t>避免过度优化</w:t>
        </w:r>
        <w:del w:id="28" w:author="吴溜" w:date="2024-11-25T14:07:00Z">
          <w:r>
            <w:rPr>
              <w:rFonts w:cs="Times New Roman" w:hint="eastAsia"/>
            </w:rPr>
            <w:delText>（节约时间成本）</w:delText>
          </w:r>
        </w:del>
      </w:ins>
      <w:ins w:id="29" w:author="吴溜" w:date="2024-11-25T15:13:00Z">
        <w:r>
          <w:rPr>
            <w:rFonts w:cs="Times New Roman" w:hint="eastAsia"/>
          </w:rPr>
          <w:t>，</w:t>
        </w:r>
      </w:ins>
      <w:ins w:id="30" w:author="吴溜" w:date="2024-11-23T19:04:00Z">
        <w:del w:id="31" w:author="吴溜" w:date="2024-11-25T15:13:00Z">
          <w:r>
            <w:rPr>
              <w:rFonts w:cs="Times New Roman" w:hint="eastAsia"/>
            </w:rPr>
            <w:delText>、</w:delText>
          </w:r>
        </w:del>
      </w:ins>
      <w:ins w:id="32" w:author="吴溜" w:date="2024-11-23T19:05:00Z">
        <w:del w:id="33" w:author="吴溜" w:date="2024-11-25T14:08:00Z">
          <w:r>
            <w:rPr>
              <w:rFonts w:cs="Times New Roman" w:hint="eastAsia"/>
            </w:rPr>
            <w:delText>容忍一定随机性（使得更加实用）、</w:delText>
          </w:r>
        </w:del>
        <w:r>
          <w:rPr>
            <w:rFonts w:cs="Times New Roman" w:hint="eastAsia"/>
          </w:rPr>
          <w:t>平衡</w:t>
        </w:r>
      </w:ins>
      <w:ins w:id="34" w:author="吴溜" w:date="2024-11-25T15:13:00Z">
        <w:r>
          <w:rPr>
            <w:rFonts w:cs="Times New Roman" w:hint="eastAsia"/>
          </w:rPr>
          <w:t>了</w:t>
        </w:r>
      </w:ins>
      <w:ins w:id="35" w:author="吴溜" w:date="2024-11-25T14:07:00Z">
        <w:r>
          <w:rPr>
            <w:rFonts w:cs="Times New Roman" w:hint="eastAsia"/>
          </w:rPr>
          <w:t>样本点</w:t>
        </w:r>
      </w:ins>
      <w:ins w:id="36" w:author="吴溜" w:date="2024-11-23T19:05:00Z">
        <w:del w:id="37" w:author="吴溜" w:date="2024-11-25T14:06:00Z">
          <w:r>
            <w:rPr>
              <w:rFonts w:cs="Times New Roman" w:hint="eastAsia"/>
            </w:rPr>
            <w:delText>了</w:delText>
          </w:r>
        </w:del>
        <w:r>
          <w:rPr>
            <w:rFonts w:cs="Times New Roman" w:hint="eastAsia"/>
          </w:rPr>
          <w:t>均匀性要求和计算效率。</w:t>
        </w:r>
      </w:ins>
    </w:p>
    <w:p w14:paraId="1DBD96F2" w14:textId="77777777" w:rsidR="00FA4301" w:rsidRDefault="00BC26C2">
      <w:pPr>
        <w:pStyle w:val="C"/>
        <w:ind w:firstLineChars="0" w:firstLine="420"/>
        <w:rPr>
          <w:rFonts w:cs="Times New Roman"/>
        </w:rPr>
      </w:pPr>
      <w:ins w:id="38" w:author="吴溜" w:date="2024-11-25T15:14:00Z">
        <w:r>
          <w:rPr>
            <w:rFonts w:hint="eastAsia"/>
          </w:rPr>
          <w:t>从</w:t>
        </w:r>
      </w:ins>
      <w:commentRangeStart w:id="39"/>
      <w:ins w:id="40" w:author="吴溜" w:date="2024-11-23T19:14:00Z">
        <w:r>
          <w:rPr>
            <w:rFonts w:hint="eastAsia"/>
          </w:rPr>
          <w:t>均匀设计（</w:t>
        </w:r>
        <w:r>
          <w:rPr>
            <w:rFonts w:hint="eastAsia"/>
          </w:rPr>
          <w:t>UD</w:t>
        </w:r>
        <w:r>
          <w:rPr>
            <w:rFonts w:hint="eastAsia"/>
          </w:rPr>
          <w:t>）</w:t>
        </w:r>
      </w:ins>
      <w:commentRangeEnd w:id="39"/>
      <w:r>
        <w:commentReference w:id="39"/>
      </w:r>
      <w:ins w:id="41" w:author="吴溜" w:date="2024-11-23T19:14:00Z">
        <w:r>
          <w:rPr>
            <w:rFonts w:hint="eastAsia"/>
          </w:rPr>
          <w:t>和</w:t>
        </w:r>
        <w:commentRangeStart w:id="42"/>
        <w:proofErr w:type="gramStart"/>
        <w:r>
          <w:rPr>
            <w:rFonts w:hint="eastAsia"/>
          </w:rPr>
          <w:t>拉丁超立方</w:t>
        </w:r>
        <w:proofErr w:type="gramEnd"/>
        <w:r>
          <w:rPr>
            <w:rFonts w:hint="eastAsia"/>
          </w:rPr>
          <w:t>取样法（</w:t>
        </w:r>
        <w:r>
          <w:rPr>
            <w:rFonts w:hint="eastAsia"/>
          </w:rPr>
          <w:t>LHS</w:t>
        </w:r>
        <w:r>
          <w:rPr>
            <w:rFonts w:hint="eastAsia"/>
          </w:rPr>
          <w:t>）</w:t>
        </w:r>
      </w:ins>
      <w:commentRangeEnd w:id="42"/>
      <w:r>
        <w:commentReference w:id="42"/>
      </w:r>
      <w:ins w:id="43" w:author="吴溜" w:date="2024-11-23T19:15:00Z">
        <w:r>
          <w:rPr>
            <w:rFonts w:hint="eastAsia"/>
          </w:rPr>
          <w:t>均匀划分设计空间，保证</w:t>
        </w:r>
      </w:ins>
      <w:ins w:id="44" w:author="吴溜" w:date="2024-11-23T19:16:00Z">
        <w:r>
          <w:rPr>
            <w:rFonts w:hint="eastAsia"/>
          </w:rPr>
          <w:t>取样均匀性出发，</w:t>
        </w:r>
      </w:ins>
      <w:ins w:id="45" w:author="吴溜" w:date="2024-11-23T19:07:00Z">
        <w:r>
          <w:t>假设设计空间是一个</w:t>
        </w:r>
        <w:r>
          <w:t xml:space="preserve"> n </w:t>
        </w:r>
        <w:proofErr w:type="gramStart"/>
        <w:r>
          <w:t>维超立方体</w:t>
        </w:r>
        <w:proofErr w:type="gramEnd"/>
        <w:r>
          <w:t>（例如单位立方体），每个维度的取值范围是</w:t>
        </w:r>
        <w:r>
          <w:t xml:space="preserve"> </w:t>
        </w:r>
      </w:ins>
      <w:ins w:id="46" w:author="吴溜" w:date="2024-11-25T17:22:00Z">
        <w:r>
          <w:rPr>
            <w:position w:val="-14"/>
          </w:rPr>
          <w:object w:dxaOrig="504" w:dyaOrig="396" w14:anchorId="5B6C0CB5">
            <v:shape id="_x0000_i1053" type="#_x0000_t75" style="width:25pt;height:19.55pt" o:ole="">
              <v:imagedata r:id="rId66" o:title=""/>
              <o:lock v:ext="edit" aspectratio="f"/>
            </v:shape>
            <o:OLEObject Type="Embed" ProgID="Equation.DSMT4" ShapeID="_x0000_i1053" DrawAspect="Content" ObjectID="_1817499838" r:id="rId67"/>
          </w:object>
        </w:r>
      </w:ins>
      <w:ins w:id="47" w:author="吴溜" w:date="2024-11-23T19:07:00Z">
        <w:r>
          <w:t>。我们要从这个</w:t>
        </w:r>
        <w:r>
          <w:t xml:space="preserve"> n </w:t>
        </w:r>
        <w:r>
          <w:t>维空间中选择</w:t>
        </w:r>
        <w:r>
          <w:t xml:space="preserve"> m </w:t>
        </w:r>
        <w:proofErr w:type="gramStart"/>
        <w:r>
          <w:t>个</w:t>
        </w:r>
        <w:proofErr w:type="gramEnd"/>
        <w:r>
          <w:t>样本点，使得这些样本点在空间中尽可能均匀分布。每个维度划分为</w:t>
        </w:r>
      </w:ins>
      <w:ins w:id="48" w:author="吴溜" w:date="2024-11-25T15:14:00Z">
        <w:r>
          <w:rPr>
            <w:rFonts w:hint="eastAsia"/>
            <w:position w:val="-6"/>
          </w:rPr>
          <w:object w:dxaOrig="444" w:dyaOrig="324" w14:anchorId="74B9BD9E">
            <v:shape id="_x0000_i1054" type="#_x0000_t75" style="width:21.95pt;height:16.45pt" o:ole="">
              <v:imagedata r:id="rId68" o:title=""/>
            </v:shape>
            <o:OLEObject Type="Embed" ProgID="Equation.DSMT4" ShapeID="_x0000_i1054" DrawAspect="Content" ObjectID="_1817499839" r:id="rId69"/>
          </w:object>
        </w:r>
      </w:ins>
      <w:ins w:id="49" w:author="吴溜" w:date="2024-11-23T19:07:00Z">
        <w:r>
          <w:t xml:space="preserve"> </w:t>
        </w:r>
        <w:proofErr w:type="gramStart"/>
        <w:r>
          <w:t>个</w:t>
        </w:r>
        <w:proofErr w:type="gramEnd"/>
        <w:r>
          <w:t>区间，即每个维度被划分为</w:t>
        </w:r>
      </w:ins>
      <w:ins w:id="50" w:author="吴溜" w:date="2024-11-25T15:14:00Z">
        <w:r>
          <w:rPr>
            <w:rFonts w:hint="eastAsia"/>
            <w:position w:val="-6"/>
          </w:rPr>
          <w:object w:dxaOrig="444" w:dyaOrig="324" w14:anchorId="56A8741D">
            <v:shape id="_x0000_i1055" type="#_x0000_t75" style="width:21.95pt;height:16.45pt" o:ole="">
              <v:imagedata r:id="rId70" o:title=""/>
            </v:shape>
            <o:OLEObject Type="Embed" ProgID="Equation.DSMT4" ShapeID="_x0000_i1055" DrawAspect="Content" ObjectID="_1817499840" r:id="rId71"/>
          </w:object>
        </w:r>
      </w:ins>
      <w:proofErr w:type="gramStart"/>
      <w:ins w:id="51" w:author="吴溜" w:date="2024-11-23T19:07:00Z">
        <w:r>
          <w:t>个</w:t>
        </w:r>
        <w:proofErr w:type="gramEnd"/>
        <w:r>
          <w:t>等距区间。每个区间的长度为</w:t>
        </w:r>
        <w:r>
          <w:rPr>
            <w:position w:val="-24"/>
          </w:rPr>
          <w:t xml:space="preserve"> </w:t>
        </w:r>
      </w:ins>
      <w:ins w:id="52" w:author="吴溜" w:date="2024-11-25T15:21:00Z">
        <w:r>
          <w:rPr>
            <w:rFonts w:hint="eastAsia"/>
            <w:noProof/>
            <w:position w:val="-6"/>
          </w:rPr>
          <w:drawing>
            <wp:inline distT="0" distB="0" distL="114300" distR="114300" wp14:anchorId="356E9378" wp14:editId="6E1C28F3">
              <wp:extent cx="419100" cy="203200"/>
              <wp:effectExtent l="0" t="0" r="0" b="4445"/>
              <wp:docPr id="11" name="Object 11"/>
              <wp:cNvGraphicFramePr/>
              <a:graphic xmlns:a="http://schemas.openxmlformats.org/drawingml/2006/main">
                <a:graphicData uri="http://schemas.openxmlformats.org/drawingml/2006/picture">
                  <pic:pic xmlns:pic="http://schemas.openxmlformats.org/drawingml/2006/picture">
                    <pic:nvPicPr>
                      <pic:cNvPr id="11" name="Object 11"/>
                      <pic:cNvPicPr/>
                    </pic:nvPicPr>
                    <pic:blipFill>
                      <a:blip r:embed="rId72"/>
                      <a:stretch>
                        <a:fillRect/>
                      </a:stretch>
                    </pic:blipFill>
                    <pic:spPr>
                      <a:xfrm>
                        <a:off x="0" y="0"/>
                        <a:ext cx="127000" cy="12700"/>
                      </a:xfrm>
                      <a:prstGeom prst="rect">
                        <a:avLst/>
                      </a:prstGeom>
                    </pic:spPr>
                  </pic:pic>
                </a:graphicData>
              </a:graphic>
            </wp:inline>
          </w:drawing>
        </w:r>
      </w:ins>
      <w:ins w:id="53" w:author="吴溜" w:date="2024-11-23T19:07:00Z">
        <w:r>
          <w:t>。我们从每个维度上的这些区间中</w:t>
        </w:r>
      </w:ins>
      <w:ins w:id="54" w:author="吴溜" w:date="2024-11-23T19:41:00Z">
        <w:r>
          <w:rPr>
            <w:rFonts w:hint="eastAsia"/>
          </w:rPr>
          <w:t>以每个区间的中</w:t>
        </w:r>
      </w:ins>
      <w:ins w:id="55" w:author="吴溜" w:date="2024-11-26T16:29:00Z">
        <w:r>
          <w:rPr>
            <w:rFonts w:hint="eastAsia"/>
          </w:rPr>
          <w:t>心</w:t>
        </w:r>
      </w:ins>
      <w:ins w:id="56" w:author="吴溜" w:date="2024-11-23T19:41:00Z">
        <w:r>
          <w:rPr>
            <w:rFonts w:hint="eastAsia"/>
          </w:rPr>
          <w:t>为样本点</w:t>
        </w:r>
      </w:ins>
      <w:ins w:id="57" w:author="吴溜" w:date="2024-11-23T19:07:00Z">
        <w:r>
          <w:t>，最终得到</w:t>
        </w:r>
        <w:r>
          <w:t xml:space="preserve"> m</w:t>
        </w:r>
        <w:r>
          <w:rPr>
            <w:rFonts w:hint="eastAsia"/>
          </w:rPr>
          <w:t xml:space="preserve"> </w:t>
        </w:r>
        <w:proofErr w:type="gramStart"/>
        <w:r>
          <w:t>个</w:t>
        </w:r>
        <w:proofErr w:type="gramEnd"/>
        <w:r>
          <w:t>样本点。</w:t>
        </w:r>
      </w:ins>
      <w:ins w:id="58" w:author="吴溜" w:date="2024-11-23T19:17:00Z">
        <w:r>
          <w:rPr>
            <w:rFonts w:hint="eastAsia"/>
          </w:rPr>
          <w:t>计算这些样本点之间的最</w:t>
        </w:r>
      </w:ins>
      <w:ins w:id="59" w:author="吴溜" w:date="2024-11-23T19:20:00Z">
        <w:r>
          <w:rPr>
            <w:rFonts w:hint="eastAsia"/>
          </w:rPr>
          <w:t>小</w:t>
        </w:r>
      </w:ins>
      <w:ins w:id="60" w:author="吴溜" w:date="2024-11-23T19:17:00Z">
        <w:r>
          <w:rPr>
            <w:rFonts w:hint="eastAsia"/>
          </w:rPr>
          <w:t>和最</w:t>
        </w:r>
      </w:ins>
      <w:ins w:id="61" w:author="吴溜" w:date="2024-11-23T19:20:00Z">
        <w:r>
          <w:rPr>
            <w:rFonts w:hint="eastAsia"/>
          </w:rPr>
          <w:t>大</w:t>
        </w:r>
      </w:ins>
      <w:ins w:id="62" w:author="吴溜" w:date="2024-11-23T19:17:00Z">
        <w:r>
          <w:rPr>
            <w:rFonts w:hint="eastAsia"/>
          </w:rPr>
          <w:t>欧几里</w:t>
        </w:r>
        <w:proofErr w:type="gramStart"/>
        <w:r>
          <w:rPr>
            <w:rFonts w:hint="eastAsia"/>
          </w:rPr>
          <w:t>得距离</w:t>
        </w:r>
        <w:proofErr w:type="gramEnd"/>
        <w:r>
          <w:rPr>
            <w:rFonts w:hint="eastAsia"/>
          </w:rPr>
          <w:t>之比</w:t>
        </w:r>
      </w:ins>
      <w:ins w:id="63" w:author="吴溜" w:date="2024-11-23T19:20:00Z">
        <w:r>
          <w:rPr>
            <w:rFonts w:hint="eastAsia"/>
          </w:rPr>
          <w:t>即可得到</w:t>
        </w:r>
      </w:ins>
      <w:ins w:id="64" w:author="吴溜" w:date="2024-11-25T17:21:00Z">
        <w:r>
          <w:rPr>
            <w:position w:val="-6"/>
          </w:rPr>
          <w:object w:dxaOrig="204" w:dyaOrig="228" w14:anchorId="0B69B175">
            <v:shape id="_x0000_i1056" type="#_x0000_t75" style="width:10.35pt;height:11.6pt" o:ole="">
              <v:imagedata r:id="rId64" o:title=""/>
            </v:shape>
            <o:OLEObject Type="Embed" ProgID="Equation.DSMT4" ShapeID="_x0000_i1056" DrawAspect="Content" ObjectID="_1817499841" r:id="rId73"/>
          </w:object>
        </w:r>
      </w:ins>
      <w:ins w:id="65" w:author="吴溜" w:date="2024-11-23T19:23:00Z">
        <w:del w:id="66" w:author="吴溜" w:date="2024-11-25T17:21:00Z">
          <w:r>
            <w:rPr>
              <w:rFonts w:hint="eastAsia"/>
            </w:rPr>
            <w:delText>λ</w:delText>
          </w:r>
        </w:del>
        <w:r>
          <w:rPr>
            <w:rFonts w:hint="eastAsia"/>
          </w:rPr>
          <w:t xml:space="preserve"> </w:t>
        </w:r>
        <w:r>
          <w:rPr>
            <w:rFonts w:hint="eastAsia"/>
          </w:rPr>
          <w:t>值，下面是计算在三维设计空间内</w:t>
        </w:r>
      </w:ins>
      <w:ins w:id="67" w:author="吴溜" w:date="2024-11-23T19:24:00Z">
        <w:r>
          <w:rPr>
            <w:rFonts w:hint="eastAsia"/>
          </w:rPr>
          <w:t>λ</w:t>
        </w:r>
        <w:r>
          <w:rPr>
            <w:rFonts w:hint="eastAsia"/>
          </w:rPr>
          <w:t xml:space="preserve"> </w:t>
        </w:r>
        <w:r>
          <w:rPr>
            <w:rFonts w:hint="eastAsia"/>
          </w:rPr>
          <w:t>值</w:t>
        </w:r>
      </w:ins>
      <w:ins w:id="68" w:author="吴溜" w:date="2024-11-23T19:23:00Z">
        <w:r>
          <w:rPr>
            <w:rFonts w:hint="eastAsia"/>
          </w:rPr>
          <w:t>的例子：</w:t>
        </w:r>
      </w:ins>
    </w:p>
    <w:p w14:paraId="09B93EDE" w14:textId="77777777" w:rsidR="00FA4301" w:rsidRDefault="00BC26C2">
      <w:pPr>
        <w:pStyle w:val="C"/>
        <w:ind w:firstLine="420"/>
        <w:rPr>
          <w:ins w:id="69" w:author="吴溜" w:date="2024-11-26T16:47:00Z"/>
        </w:rPr>
      </w:pPr>
      <w:bookmarkStart w:id="70" w:name="_Hlk99005895"/>
      <w:ins w:id="71" w:author="吴溜" w:date="2024-11-26T16:46:00Z">
        <w:r>
          <w:t>在</w:t>
        </w:r>
        <w:commentRangeStart w:id="72"/>
        <w:commentRangeEnd w:id="72"/>
        <w:r>
          <w:commentReference w:id="72"/>
        </w:r>
        <w:r>
          <w:rPr>
            <w:rFonts w:hint="eastAsia"/>
          </w:rPr>
          <w:t>二维</w:t>
        </w:r>
        <w:r>
          <w:t>的设计空间获取</w:t>
        </w:r>
        <w:r>
          <w:rPr>
            <w:rFonts w:hint="eastAsia"/>
          </w:rPr>
          <w:t>9</w:t>
        </w:r>
        <w:r>
          <w:t>个均匀分布的样本点时，</w:t>
        </w:r>
      </w:ins>
      <w:r>
        <w:t>采用正方形均分</w:t>
      </w:r>
      <w:ins w:id="73" w:author="吴溜" w:date="2024-11-25T14:28:00Z">
        <w:r>
          <w:rPr>
            <w:rFonts w:hint="eastAsia"/>
          </w:rPr>
          <w:t>设计空间</w:t>
        </w:r>
      </w:ins>
      <w:ins w:id="74" w:author="M" w:date="2024-11-25T09:42:00Z">
        <w:del w:id="75" w:author="吴溜" w:date="2024-11-25T14:28:00Z">
          <w:r>
            <w:rPr>
              <w:rFonts w:hint="eastAsia"/>
            </w:rPr>
            <w:delText>?</w:delText>
          </w:r>
        </w:del>
      </w:ins>
      <w:r>
        <w:t>的方法，</w:t>
      </w:r>
      <w:ins w:id="76" w:author="吴溜" w:date="2024-11-26T16:47:00Z">
        <w:r>
          <w:rPr>
            <w:rFonts w:hint="eastAsia"/>
          </w:rPr>
          <w:t>如图</w:t>
        </w:r>
        <w:r>
          <w:rPr>
            <w:rFonts w:hint="eastAsia"/>
          </w:rPr>
          <w:t>2</w:t>
        </w:r>
        <w:r>
          <w:rPr>
            <w:rFonts w:hint="eastAsia"/>
          </w:rPr>
          <w:t>所示</w:t>
        </w:r>
        <w:r>
          <w:t>将设计空间等分为</w:t>
        </w:r>
      </w:ins>
      <w:ins w:id="77" w:author="吴溜" w:date="2024-11-26T16:47:00Z">
        <w:r>
          <w:rPr>
            <w:position w:val="-6"/>
          </w:rPr>
          <w:object w:dxaOrig="456" w:dyaOrig="228" w14:anchorId="2C43C835">
            <v:shape id="_x0000_i1057" type="#_x0000_t75" style="width:22.6pt;height:11.6pt" o:ole="">
              <v:imagedata r:id="rId74" o:title=""/>
            </v:shape>
            <o:OLEObject Type="Embed" ProgID="Equation.DSMT4" ShapeID="_x0000_i1057" DrawAspect="Content" ObjectID="_1817499842" r:id="rId75"/>
          </w:object>
        </w:r>
      </w:ins>
      <w:ins w:id="78" w:author="吴溜" w:date="2024-11-26T16:47:00Z">
        <w:r>
          <w:t>的晶格</w:t>
        </w:r>
      </w:ins>
      <w:ins w:id="79" w:author="吴溜" w:date="2024-11-26T16:48:00Z">
        <w:r>
          <w:rPr>
            <w:rFonts w:hint="eastAsia"/>
          </w:rPr>
          <w:t>，</w:t>
        </w:r>
      </w:ins>
      <w:ins w:id="80" w:author="吴溜" w:date="2024-11-26T16:45:00Z">
        <w:r>
          <w:rPr>
            <w:rFonts w:hint="eastAsia"/>
          </w:rPr>
          <w:t>以每个取件的中心为样本点</w:t>
        </w:r>
      </w:ins>
      <w:ins w:id="81" w:author="吴溜" w:date="2024-11-26T16:46:00Z">
        <w:r>
          <w:rPr>
            <w:rFonts w:hint="eastAsia"/>
          </w:rPr>
          <w:t>，</w:t>
        </w:r>
      </w:ins>
      <w:ins w:id="82" w:author="吴溜" w:date="2024-11-25T14:28:00Z">
        <w:r>
          <w:rPr>
            <w:rFonts w:hint="eastAsia"/>
          </w:rPr>
          <w:t>通过最大最小距离之比</w:t>
        </w:r>
      </w:ins>
      <w:r>
        <w:rPr>
          <w:rFonts w:hint="eastAsia"/>
        </w:rPr>
        <w:t>获取</w:t>
      </w:r>
      <w:del w:id="83" w:author="吴溜" w:date="2024-11-26T16:47:00Z">
        <w:r>
          <w:rPr>
            <w:position w:val="-6"/>
          </w:rPr>
          <w:object w:dxaOrig="204" w:dyaOrig="228" w14:anchorId="41092275">
            <v:shape id="_x0000_i1058" type="#_x0000_t75" style="width:10.35pt;height:11.6pt" o:ole="">
              <v:imagedata r:id="rId64" o:title=""/>
            </v:shape>
            <o:OLEObject Type="Embed" ProgID="Equation.DSMT4" ShapeID="_x0000_i1058" DrawAspect="Content" ObjectID="_1817499843" r:id="rId76"/>
          </w:object>
        </w:r>
      </w:del>
      <w:ins w:id="84" w:author="吴溜" w:date="2024-11-26T16:47:00Z">
        <w:r>
          <w:rPr>
            <w:position w:val="-6"/>
          </w:rPr>
          <w:object w:dxaOrig="204" w:dyaOrig="228" w14:anchorId="00DEC9E7">
            <v:shape id="_x0000_i1059" type="#_x0000_t75" style="width:10.35pt;height:11.6pt" o:ole="">
              <v:imagedata r:id="rId64" o:title=""/>
            </v:shape>
            <o:OLEObject Type="Embed" ProgID="Equation.DSMT4" ShapeID="_x0000_i1059" DrawAspect="Content" ObjectID="_1817499844" r:id="rId77"/>
          </w:object>
        </w:r>
      </w:ins>
      <w:ins w:id="85" w:author="吴溜" w:date="2024-11-26T16:47:00Z">
        <w:r>
          <w:rPr>
            <w:rFonts w:hint="eastAsia"/>
          </w:rPr>
          <w:t>。</w:t>
        </w:r>
      </w:ins>
    </w:p>
    <w:p w14:paraId="2B0AFCC4" w14:textId="77777777" w:rsidR="00FA4301" w:rsidRDefault="00BC26C2">
      <w:pPr>
        <w:pStyle w:val="C"/>
        <w:ind w:firstLine="420"/>
        <w:jc w:val="center"/>
        <w:rPr>
          <w:ins w:id="86" w:author="吴溜" w:date="2024-11-26T16:52:00Z"/>
          <w:rFonts w:cs="Times New Roman"/>
        </w:rPr>
        <w:pPrChange w:id="87" w:author="吴溜" w:date="2024-11-26T16:48:00Z">
          <w:pPr>
            <w:pStyle w:val="C"/>
            <w:ind w:firstLine="420"/>
          </w:pPr>
        </w:pPrChange>
      </w:pPr>
      <w:ins w:id="88" w:author="吴溜" w:date="2024-11-26T16:52:00Z">
        <w:r>
          <w:rPr>
            <w:rFonts w:cs="Times New Roman" w:hint="eastAsia"/>
          </w:rPr>
          <w:t>F</w:t>
        </w:r>
      </w:ins>
      <w:ins w:id="89" w:author="吴溜" w:date="2024-11-26T16:53:00Z">
        <w:r>
          <w:rPr>
            <w:rFonts w:cs="Times New Roman" w:hint="eastAsia"/>
          </w:rPr>
          <w:t>ig.</w:t>
        </w:r>
      </w:ins>
      <w:ins w:id="90" w:author="吴溜" w:date="2024-12-03T12:27:00Z">
        <w:r>
          <w:rPr>
            <w:rFonts w:cs="Times New Roman" w:hint="eastAsia"/>
          </w:rPr>
          <w:t>2</w:t>
        </w:r>
      </w:ins>
      <w:ins w:id="91" w:author="吴溜" w:date="2024-11-26T16:53:00Z">
        <w:r>
          <w:rPr>
            <w:rFonts w:cs="Times New Roman" w:hint="eastAsia"/>
          </w:rPr>
          <w:t xml:space="preserve"> </w:t>
        </w:r>
      </w:ins>
      <w:ins w:id="92" w:author="吴溜" w:date="2024-11-26T17:18:00Z">
        <w:r>
          <w:rPr>
            <w:rFonts w:cs="Times New Roman" w:hint="eastAsia"/>
          </w:rPr>
          <w:t xml:space="preserve">Square </w:t>
        </w:r>
        <w:proofErr w:type="spellStart"/>
        <w:r>
          <w:rPr>
            <w:rFonts w:cs="Times New Roman" w:hint="eastAsia"/>
          </w:rPr>
          <w:t>homography</w:t>
        </w:r>
        <w:proofErr w:type="spellEnd"/>
        <w:r>
          <w:rPr>
            <w:rFonts w:cs="Times New Roman" w:hint="eastAsia"/>
          </w:rPr>
          <w:t xml:space="preserve"> in 2D design space</w:t>
        </w:r>
      </w:ins>
    </w:p>
    <w:p w14:paraId="124AB99A" w14:textId="77777777" w:rsidR="00FA4301" w:rsidRPr="00FA4301" w:rsidRDefault="00BC26C2">
      <w:pPr>
        <w:pStyle w:val="C"/>
        <w:ind w:firstLine="420"/>
        <w:jc w:val="center"/>
        <w:rPr>
          <w:ins w:id="93" w:author="吴溜" w:date="2024-11-26T16:10:00Z"/>
          <w:rFonts w:ascii="黑体" w:eastAsia="黑体" w:hAnsi="黑体" w:cs="黑体"/>
          <w:rPrChange w:id="94" w:author="吴溜" w:date="2024-11-26T16:53:00Z">
            <w:rPr>
              <w:ins w:id="95" w:author="吴溜" w:date="2024-11-26T16:10:00Z"/>
              <w:rFonts w:cs="Times New Roman"/>
            </w:rPr>
          </w:rPrChange>
        </w:rPr>
        <w:pPrChange w:id="96" w:author="吴溜" w:date="2024-11-26T16:48:00Z">
          <w:pPr>
            <w:pStyle w:val="C"/>
            <w:ind w:firstLine="420"/>
          </w:pPr>
        </w:pPrChange>
      </w:pPr>
      <w:ins w:id="97" w:author="吴溜" w:date="2024-11-26T16:14:00Z">
        <w:r>
          <w:rPr>
            <w:rFonts w:ascii="黑体" w:eastAsia="黑体" w:hAnsi="黑体" w:cs="黑体"/>
            <w:noProof/>
            <w:rPrChange w:id="98" w:author="吴溜" w:date="2024-11-26T16:53:00Z">
              <w:rPr>
                <w:rFonts w:cs="Times New Roman"/>
                <w:noProof/>
              </w:rPr>
            </w:rPrChange>
          </w:rPr>
          <w:drawing>
            <wp:anchor distT="0" distB="0" distL="0" distR="0" simplePos="0" relativeHeight="251662336" behindDoc="0" locked="0" layoutInCell="1" allowOverlap="1" wp14:anchorId="495BE19F" wp14:editId="64EB679A">
              <wp:simplePos x="0" y="0"/>
              <wp:positionH relativeFrom="column">
                <wp:posOffset>1200150</wp:posOffset>
              </wp:positionH>
              <wp:positionV relativeFrom="page">
                <wp:posOffset>5444490</wp:posOffset>
              </wp:positionV>
              <wp:extent cx="3096260" cy="2565400"/>
              <wp:effectExtent l="0" t="0" r="8890" b="6350"/>
              <wp:wrapTopAndBottom/>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78" cstate="print">
                        <a:extLst>
                          <a:ext uri="{28A0092B-C50C-407E-A947-70E740481C1C}">
                            <a14:useLocalDpi xmlns:a14="http://schemas.microsoft.com/office/drawing/2010/main" val="0"/>
                          </a:ext>
                        </a:extLst>
                      </a:blip>
                      <a:srcRect l="15586" t="11955" r="11216" b="16783"/>
                      <a:stretch>
                        <a:fillRect/>
                      </a:stretch>
                    </pic:blipFill>
                    <pic:spPr>
                      <a:xfrm>
                        <a:off x="0" y="0"/>
                        <a:ext cx="3096260" cy="2565400"/>
                      </a:xfrm>
                      <a:prstGeom prst="rect">
                        <a:avLst/>
                      </a:prstGeom>
                      <a:ln>
                        <a:noFill/>
                      </a:ln>
                    </pic:spPr>
                  </pic:pic>
                </a:graphicData>
              </a:graphic>
            </wp:anchor>
          </w:drawing>
        </w:r>
      </w:ins>
      <w:ins w:id="99" w:author="吴溜" w:date="2024-11-26T16:28:00Z">
        <w:r>
          <w:rPr>
            <w:rFonts w:ascii="黑体" w:eastAsia="黑体" w:hAnsi="黑体" w:cs="黑体" w:hint="eastAsia"/>
            <w:rPrChange w:id="100" w:author="吴溜" w:date="2024-11-26T16:53:00Z">
              <w:rPr>
                <w:rFonts w:cs="Times New Roman" w:hint="eastAsia"/>
              </w:rPr>
            </w:rPrChange>
          </w:rPr>
          <w:t>图</w:t>
        </w:r>
        <w:r>
          <w:rPr>
            <w:rFonts w:ascii="黑体" w:eastAsia="黑体" w:hAnsi="黑体" w:cs="黑体"/>
            <w:rPrChange w:id="101" w:author="吴溜" w:date="2024-11-26T16:53:00Z">
              <w:rPr>
                <w:rFonts w:cs="Times New Roman"/>
              </w:rPr>
            </w:rPrChange>
          </w:rPr>
          <w:t xml:space="preserve">2 </w:t>
        </w:r>
        <w:r>
          <w:rPr>
            <w:rFonts w:ascii="黑体" w:eastAsia="黑体" w:hAnsi="黑体" w:cs="黑体" w:hint="eastAsia"/>
            <w:rPrChange w:id="102" w:author="吴溜" w:date="2024-11-26T16:53:00Z">
              <w:rPr>
                <w:rFonts w:cs="Times New Roman" w:hint="eastAsia"/>
              </w:rPr>
            </w:rPrChange>
          </w:rPr>
          <w:t>二维设计空间</w:t>
        </w:r>
      </w:ins>
      <w:ins w:id="103" w:author="吴溜" w:date="2024-11-26T16:48:00Z">
        <w:r>
          <w:rPr>
            <w:rFonts w:ascii="黑体" w:eastAsia="黑体" w:hAnsi="黑体" w:cs="黑体" w:hint="eastAsia"/>
            <w:rPrChange w:id="104" w:author="吴溜" w:date="2024-11-26T16:53:00Z">
              <w:rPr>
                <w:rFonts w:cs="Times New Roman" w:hint="eastAsia"/>
              </w:rPr>
            </w:rPrChange>
          </w:rPr>
          <w:t>内正方形</w:t>
        </w:r>
      </w:ins>
      <w:ins w:id="105" w:author="吴溜" w:date="2024-11-26T16:28:00Z">
        <w:r>
          <w:rPr>
            <w:rFonts w:ascii="黑体" w:eastAsia="黑体" w:hAnsi="黑体" w:cs="黑体" w:hint="eastAsia"/>
            <w:rPrChange w:id="106" w:author="吴溜" w:date="2024-11-26T16:53:00Z">
              <w:rPr>
                <w:rFonts w:cs="Times New Roman" w:hint="eastAsia"/>
              </w:rPr>
            </w:rPrChange>
          </w:rPr>
          <w:t>均分</w:t>
        </w:r>
      </w:ins>
      <w:ins w:id="107" w:author="吴溜" w:date="2024-11-26T16:29:00Z">
        <w:r>
          <w:rPr>
            <w:rFonts w:ascii="黑体" w:eastAsia="黑体" w:hAnsi="黑体" w:cs="黑体" w:hint="eastAsia"/>
            <w:rPrChange w:id="108" w:author="吴溜" w:date="2024-11-26T16:53:00Z">
              <w:rPr>
                <w:rFonts w:cs="Times New Roman" w:hint="eastAsia"/>
              </w:rPr>
            </w:rPrChange>
          </w:rPr>
          <w:t>图</w:t>
        </w:r>
      </w:ins>
    </w:p>
    <w:p w14:paraId="0BF9521A" w14:textId="77777777" w:rsidR="00FA4301" w:rsidRDefault="00FA4301">
      <w:pPr>
        <w:pStyle w:val="C"/>
        <w:ind w:firstLine="420"/>
        <w:rPr>
          <w:ins w:id="109" w:author="吴溜" w:date="2024-11-26T16:10:00Z"/>
          <w:rFonts w:cs="Times New Roman"/>
        </w:rPr>
      </w:pPr>
    </w:p>
    <w:p w14:paraId="5DA463C5" w14:textId="77777777" w:rsidR="00FA4301" w:rsidRDefault="00FA4301">
      <w:pPr>
        <w:pStyle w:val="C"/>
        <w:ind w:firstLine="420"/>
        <w:rPr>
          <w:ins w:id="110" w:author="吴溜" w:date="2024-11-26T16:10:00Z"/>
          <w:rFonts w:cs="Times New Roman"/>
        </w:rPr>
      </w:pPr>
    </w:p>
    <w:p w14:paraId="2B52FE16" w14:textId="77777777" w:rsidR="00FA4301" w:rsidRDefault="00FA4301">
      <w:pPr>
        <w:pStyle w:val="C"/>
        <w:ind w:firstLine="420"/>
        <w:rPr>
          <w:ins w:id="111" w:author="吴溜" w:date="2024-11-26T16:10:00Z"/>
          <w:rFonts w:cs="Times New Roman"/>
        </w:rPr>
      </w:pPr>
    </w:p>
    <w:p w14:paraId="17D689AB" w14:textId="77777777" w:rsidR="00FA4301" w:rsidRDefault="00FA4301">
      <w:pPr>
        <w:pStyle w:val="C"/>
        <w:ind w:firstLine="420"/>
        <w:rPr>
          <w:ins w:id="112" w:author="吴溜" w:date="2024-11-26T16:10:00Z"/>
          <w:rFonts w:cs="Times New Roman"/>
        </w:rPr>
      </w:pPr>
    </w:p>
    <w:p w14:paraId="18B9F1B2" w14:textId="77777777" w:rsidR="00FA4301" w:rsidRDefault="00BC26C2">
      <w:pPr>
        <w:pStyle w:val="C"/>
        <w:ind w:firstLineChars="0" w:firstLine="420"/>
        <w:rPr>
          <w:ins w:id="113" w:author="吴溜" w:date="2024-11-25T17:01:00Z"/>
        </w:rPr>
        <w:pPrChange w:id="114" w:author="吴溜" w:date="2024-12-03T12:29:00Z">
          <w:pPr>
            <w:pStyle w:val="C"/>
            <w:ind w:firstLine="420"/>
          </w:pPr>
        </w:pPrChange>
      </w:pPr>
      <w:r>
        <w:lastRenderedPageBreak/>
        <w:t>以每个晶格的中心为样本点，则样本点之间的最大距离和最小距离的比值为：</w:t>
      </w:r>
    </w:p>
    <w:p w14:paraId="2FE0BC02" w14:textId="77777777" w:rsidR="00FA4301" w:rsidRDefault="00FA4301">
      <w:pPr>
        <w:pStyle w:val="C"/>
        <w:ind w:firstLine="420"/>
      </w:pPr>
    </w:p>
    <w:p w14:paraId="3079F2FC" w14:textId="77777777" w:rsidR="00FA4301" w:rsidRDefault="00BC26C2">
      <w:pPr>
        <w:pStyle w:val="MTDisplayEquation"/>
        <w:ind w:firstLine="420"/>
        <w:rPr>
          <w:ins w:id="115" w:author="吴溜" w:date="2024-11-23T19:10:00Z"/>
        </w:rPr>
      </w:pPr>
      <w:r>
        <w:tab/>
      </w:r>
      <w:ins w:id="116" w:author="吴溜" w:date="2024-11-25T20:02:00Z">
        <w:r>
          <w:rPr>
            <w:position w:val="-40"/>
          </w:rPr>
          <w:object w:dxaOrig="2328" w:dyaOrig="756" w14:anchorId="297766F8">
            <v:shape id="_x0000_i1060" type="#_x0000_t75" style="width:116.55pt;height:37.85pt" o:ole="">
              <v:imagedata r:id="rId79" o:title=""/>
            </v:shape>
            <o:OLEObject Type="Embed" ProgID="Equation.DSMT4" ShapeID="_x0000_i1060" DrawAspect="Content" ObjectID="_1817499845" r:id="rId80"/>
          </w:object>
        </w:r>
      </w:ins>
      <w:r>
        <w:tab/>
      </w:r>
      <w:r>
        <w:rPr>
          <w:rFonts w:hint="eastAsia"/>
        </w:rPr>
        <w:t>（</w:t>
      </w:r>
      <w:r>
        <w:rPr>
          <w:rFonts w:hint="eastAsia"/>
        </w:rPr>
        <w:t>1</w:t>
      </w:r>
      <w:r>
        <w:t>6</w:t>
      </w:r>
      <w:r>
        <w:rPr>
          <w:rFonts w:hint="eastAsia"/>
        </w:rPr>
        <w:t>）</w:t>
      </w:r>
    </w:p>
    <w:p w14:paraId="1F858304" w14:textId="77777777" w:rsidR="00FA4301" w:rsidRDefault="00FA4301"/>
    <w:p w14:paraId="11527567" w14:textId="77777777" w:rsidR="00FA4301" w:rsidRDefault="00BC26C2">
      <w:pPr>
        <w:pStyle w:val="C"/>
        <w:ind w:firstLine="420"/>
        <w:rPr>
          <w:ins w:id="117" w:author="吴溜" w:date="2024-11-25T16:59:00Z"/>
        </w:rPr>
      </w:pPr>
      <w:r>
        <w:rPr>
          <w:rFonts w:hint="eastAsia"/>
        </w:rPr>
        <w:t>根据欧几里得公式，</w:t>
      </w:r>
      <w:r>
        <w:t>在</w:t>
      </w:r>
      <w:r>
        <w:t xml:space="preserve"> n</w:t>
      </w:r>
      <w:r>
        <w:t>维空间中，每个区块的边长为</w:t>
      </w:r>
      <w:r>
        <w:t xml:space="preserve"> 1</w:t>
      </w:r>
      <w:r>
        <w:t>，划分时需要在每个维度上均匀分布区块。如果每个维度有</w:t>
      </w:r>
      <w:r>
        <w:t xml:space="preserve"> k </w:t>
      </w:r>
      <w:proofErr w:type="gramStart"/>
      <w:r>
        <w:t>个</w:t>
      </w:r>
      <w:proofErr w:type="gramEnd"/>
      <w:r>
        <w:t>区块，则总</w:t>
      </w:r>
      <w:proofErr w:type="gramStart"/>
      <w:r>
        <w:t>区块数</w:t>
      </w:r>
      <w:proofErr w:type="gramEnd"/>
      <w:r>
        <w:t>为：</w:t>
      </w:r>
      <w:r>
        <w:rPr>
          <w:position w:val="-10"/>
        </w:rPr>
        <w:object w:dxaOrig="168" w:dyaOrig="336" w14:anchorId="3A206D6D">
          <v:shape id="_x0000_i1061" type="#_x0000_t75" style="width:8.55pt;height:17.1pt" o:ole="">
            <v:imagedata r:id="rId81" o:title=""/>
          </v:shape>
          <o:OLEObject Type="Embed" ProgID="Equation.3" ShapeID="_x0000_i1061" DrawAspect="Content" ObjectID="_1817499846" r:id="rId82"/>
        </w:object>
      </w:r>
      <m:oMath>
        <m:r>
          <m:rPr>
            <m:sty m:val="p"/>
          </m:rPr>
          <w:rPr>
            <w:rFonts w:ascii="Cambria Math" w:hAnsi="Cambria Math" w:hint="eastAsia"/>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n</m:t>
            </m:r>
          </m:sup>
        </m:sSup>
      </m:oMath>
      <w:r>
        <w:rPr>
          <w:rFonts w:hint="eastAsia"/>
        </w:rPr>
        <w:t>。</w:t>
      </w:r>
      <w:r>
        <w:t xml:space="preserve"> </w:t>
      </w:r>
      <w:r>
        <w:t>因此，划分</w:t>
      </w:r>
      <w:proofErr w:type="gramStart"/>
      <w:r>
        <w:t>后空间</w:t>
      </w:r>
      <w:proofErr w:type="gramEnd"/>
      <w:r>
        <w:t>的总范围为：</w:t>
      </w:r>
    </w:p>
    <w:p w14:paraId="166ED491" w14:textId="77777777" w:rsidR="00FA4301" w:rsidRDefault="00FA4301">
      <w:pPr>
        <w:pStyle w:val="C"/>
        <w:ind w:firstLine="420"/>
      </w:pPr>
    </w:p>
    <w:p w14:paraId="266F06A2" w14:textId="77777777" w:rsidR="00FA4301" w:rsidRDefault="00BC26C2">
      <w:pPr>
        <w:pStyle w:val="aff0"/>
        <w:widowControl/>
        <w:wordWrap w:val="0"/>
        <w:jc w:val="right"/>
        <w:rPr>
          <w:rFonts w:hAnsi="Cambria Math"/>
        </w:rPr>
      </w:pPr>
      <w:ins w:id="118" w:author="吴溜" w:date="2024-11-25T17:00:00Z">
        <w:r>
          <w:rPr>
            <w:rFonts w:hAnsi="Cambria Math" w:hint="eastAsia"/>
            <w:position w:val="-20"/>
          </w:rPr>
          <w:t xml:space="preserve">    </w:t>
        </w:r>
      </w:ins>
      <w:ins w:id="119" w:author="吴溜" w:date="2024-11-25T17:08:00Z">
        <w:r>
          <w:rPr>
            <w:rFonts w:hAnsi="Cambria Math" w:hint="eastAsia"/>
            <w:position w:val="-20"/>
          </w:rPr>
          <w:object w:dxaOrig="1080" w:dyaOrig="408" w14:anchorId="753FD98C">
            <v:shape id="_x0000_i1062" type="#_x0000_t75" style="width:54.3pt;height:20.15pt" o:ole="">
              <v:imagedata r:id="rId83" o:title=""/>
              <o:lock v:ext="edit" aspectratio="f"/>
            </v:shape>
            <o:OLEObject Type="Embed" ProgID="Equation.DSMT4" ShapeID="_x0000_i1062" DrawAspect="Content" ObjectID="_1817499847" r:id="rId84"/>
          </w:object>
        </w:r>
      </w:ins>
      <w:ins w:id="120" w:author="吴溜" w:date="2024-11-25T17:00:00Z">
        <w:r>
          <w:rPr>
            <w:rFonts w:hAnsi="Cambria Math" w:hint="eastAsia"/>
            <w:position w:val="-20"/>
          </w:rPr>
          <w:t xml:space="preserve">                                      </w:t>
        </w:r>
      </w:ins>
      <w:r>
        <w:rPr>
          <w:rFonts w:hAnsi="Cambria Math" w:hint="eastAsia"/>
        </w:rPr>
        <w:t xml:space="preserve">               </w:t>
      </w:r>
      <w:r>
        <w:rPr>
          <w:rFonts w:hAnsi="Cambria Math" w:hint="eastAsia"/>
        </w:rPr>
        <w:t>（</w:t>
      </w:r>
      <w:r>
        <w:rPr>
          <w:rFonts w:hAnsi="Cambria Math" w:hint="eastAsia"/>
        </w:rPr>
        <w:t>17</w:t>
      </w:r>
      <w:r>
        <w:rPr>
          <w:rFonts w:hAnsi="Cambria Math" w:hint="eastAsia"/>
        </w:rPr>
        <w:t>）</w:t>
      </w:r>
    </w:p>
    <w:p w14:paraId="18DD8B35" w14:textId="77777777" w:rsidR="00FA4301" w:rsidRDefault="00FA4301">
      <w:pPr>
        <w:widowControl/>
        <w:jc w:val="center"/>
        <w:rPr>
          <w:rFonts w:hAnsi="Cambria Math"/>
        </w:rPr>
      </w:pPr>
    </w:p>
    <w:p w14:paraId="22D36518" w14:textId="77777777" w:rsidR="00FA4301" w:rsidRDefault="00BC26C2">
      <w:pPr>
        <w:widowControl/>
        <w:ind w:firstLine="420"/>
      </w:pPr>
      <w:r>
        <w:t>在每个维度上，区块的中心点是区块的中间位置，表示为：</w:t>
      </w:r>
    </w:p>
    <w:p w14:paraId="381E592B" w14:textId="77777777" w:rsidR="00FA4301" w:rsidRDefault="00FA4301">
      <w:pPr>
        <w:widowControl/>
        <w:ind w:firstLine="420"/>
      </w:pPr>
    </w:p>
    <w:p w14:paraId="79C2ED13" w14:textId="77777777" w:rsidR="00FA4301" w:rsidRDefault="00BC26C2">
      <w:pPr>
        <w:jc w:val="right"/>
      </w:pPr>
      <w:ins w:id="121" w:author="吴溜" w:date="2024-11-25T17:00:00Z">
        <w:r>
          <w:rPr>
            <w:rFonts w:ascii="Cambria Math" w:hAnsi="Cambria Math"/>
            <w:position w:val="-22"/>
          </w:rPr>
          <w:object w:dxaOrig="2844" w:dyaOrig="576" w14:anchorId="112508C7">
            <v:shape id="_x0000_i1063" type="#_x0000_t75" style="width:142.15pt;height:28.7pt" o:ole="">
              <v:imagedata r:id="rId85" o:title=""/>
              <o:lock v:ext="edit" aspectratio="f"/>
            </v:shape>
            <o:OLEObject Type="Embed" ProgID="Equation.DSMT4" ShapeID="_x0000_i1063" DrawAspect="Content" ObjectID="_1817499848" r:id="rId86"/>
          </w:object>
        </w:r>
      </w:ins>
      <w:r>
        <w:rPr>
          <w:rFonts w:ascii="Times New Roman" w:hAnsi="Times New Roman" w:cs="Times New Roman" w:hint="eastAsia"/>
        </w:rPr>
        <w:t xml:space="preserve">                                 </w:t>
      </w:r>
      <w:ins w:id="122" w:author="吴溜" w:date="2024-11-25T17:00:00Z">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18</w:t>
        </w:r>
        <w:r>
          <w:rPr>
            <w:rFonts w:ascii="Times New Roman" w:hAnsi="Times New Roman" w:cs="Times New Roman" w:hint="eastAsia"/>
          </w:rPr>
          <w:t>）</w:t>
        </w:r>
      </w:ins>
    </w:p>
    <w:p w14:paraId="36E5B566" w14:textId="77777777" w:rsidR="00FA4301" w:rsidRDefault="00FA4301">
      <w:pPr>
        <w:widowControl/>
      </w:pPr>
    </w:p>
    <w:p w14:paraId="2E35A315" w14:textId="77777777" w:rsidR="00FA4301" w:rsidRDefault="00BC26C2">
      <w:pPr>
        <w:widowControl/>
        <w:ind w:firstLine="420"/>
      </w:pPr>
      <w:r>
        <w:t xml:space="preserve">其中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是第 </w:t>
      </w:r>
      <w:proofErr w:type="spellStart"/>
      <w:r>
        <w:t>i</w:t>
      </w:r>
      <w:proofErr w:type="spellEnd"/>
      <w:r>
        <w:t xml:space="preserve"> </w:t>
      </w:r>
      <w:proofErr w:type="gramStart"/>
      <w:r>
        <w:t>个</w:t>
      </w:r>
      <w:proofErr w:type="gramEnd"/>
      <w:r>
        <w:t>维度的中心坐标。</w:t>
      </w:r>
    </w:p>
    <w:p w14:paraId="6018765E" w14:textId="77777777" w:rsidR="00FA4301" w:rsidRDefault="00BC26C2">
      <w:pPr>
        <w:widowControl/>
        <w:ind w:firstLine="420"/>
      </w:pPr>
      <w:r>
        <w:t>因此，一个区块的中心点在 n维空间中的坐标为：</w:t>
      </w:r>
    </w:p>
    <w:p w14:paraId="04A777C1" w14:textId="77777777" w:rsidR="00FA4301" w:rsidRDefault="00FA4301">
      <w:pPr>
        <w:widowControl/>
        <w:ind w:firstLine="420"/>
      </w:pPr>
    </w:p>
    <w:p w14:paraId="2D002FDD" w14:textId="77777777" w:rsidR="00FA4301" w:rsidRDefault="00BC26C2">
      <w:pPr>
        <w:pStyle w:val="aff0"/>
        <w:widowControl/>
        <w:jc w:val="center"/>
        <w:pPrChange w:id="123" w:author="吴溜" w:date="2024-11-25T17:07:00Z">
          <w:pPr>
            <w:pStyle w:val="aff0"/>
            <w:widowControl/>
            <w:jc w:val="right"/>
          </w:pPr>
        </w:pPrChange>
      </w:pPr>
      <w:ins w:id="124" w:author="吴溜" w:date="2024-11-25T17:07:00Z">
        <w:r>
          <w:rPr>
            <w:rFonts w:ascii="Cambria Math" w:hAnsi="Cambria Math" w:hint="eastAsia"/>
            <w:position w:val="-28"/>
          </w:rPr>
          <w:t xml:space="preserve">                                       </w:t>
        </w:r>
      </w:ins>
      <m:oMath>
        <m:d>
          <m:dPr>
            <m:ctrlPr>
              <w:del w:id="125" w:author="吴溜" w:date="2024-11-25T17:07:00Z">
                <w:rPr>
                  <w:rFonts w:ascii="Cambria Math" w:hAnsi="Cambria Math"/>
                </w:rPr>
              </w:del>
            </m:ctrlPr>
          </m:dPr>
          <m:e>
            <m:f>
              <m:fPr>
                <m:ctrlPr>
                  <w:del w:id="126" w:author="吴溜" w:date="2024-11-25T17:07:00Z">
                    <w:rPr>
                      <w:rFonts w:ascii="Cambria Math" w:hAnsi="Cambria Math"/>
                    </w:rPr>
                  </w:del>
                </m:ctrlPr>
              </m:fPr>
              <m:num>
                <m:r>
                  <w:del w:id="127" w:author="吴溜" w:date="2024-11-25T17:07:00Z">
                    <w:rPr>
                      <w:rFonts w:ascii="Cambria Math" w:hAnsi="Cambria Math"/>
                    </w:rPr>
                    <m:t>1</m:t>
                  </w:del>
                </m:r>
              </m:num>
              <m:den>
                <m:r>
                  <w:del w:id="128" w:author="吴溜" w:date="2024-11-25T17:07:00Z">
                    <w:rPr>
                      <w:rFonts w:ascii="Cambria Math" w:hAnsi="Cambria Math"/>
                    </w:rPr>
                    <m:t>2</m:t>
                  </w:del>
                </m:r>
              </m:den>
            </m:f>
            <m:r>
              <w:del w:id="129" w:author="吴溜" w:date="2024-11-25T17:07:00Z">
                <m:rPr>
                  <m:sty m:val="p"/>
                </m:rPr>
                <w:rPr>
                  <w:rFonts w:ascii="Cambria Math" w:hAnsi="Cambria Math"/>
                </w:rPr>
                <m:t>+</m:t>
              </w:del>
            </m:r>
            <m:sSub>
              <m:sSubPr>
                <m:ctrlPr>
                  <w:del w:id="130" w:author="吴溜" w:date="2024-11-25T17:07:00Z">
                    <w:rPr>
                      <w:rFonts w:ascii="Cambria Math" w:hAnsi="Cambria Math"/>
                    </w:rPr>
                  </w:del>
                </m:ctrlPr>
              </m:sSubPr>
              <m:e>
                <m:r>
                  <w:del w:id="131" w:author="吴溜" w:date="2024-11-25T17:07:00Z">
                    <w:rPr>
                      <w:rFonts w:ascii="Cambria Math" w:hAnsi="Cambria Math"/>
                    </w:rPr>
                    <m:t>a</m:t>
                  </w:del>
                </m:r>
              </m:e>
              <m:sub>
                <m:r>
                  <w:del w:id="132" w:author="吴溜" w:date="2024-11-25T17:07:00Z">
                    <w:rPr>
                      <w:rFonts w:ascii="Cambria Math" w:hAnsi="Cambria Math"/>
                    </w:rPr>
                    <m:t>1</m:t>
                  </w:del>
                </m:r>
              </m:sub>
            </m:sSub>
            <m:r>
              <w:del w:id="133" w:author="吴溜" w:date="2024-11-25T17:07:00Z">
                <m:rPr>
                  <m:sty m:val="p"/>
                </m:rPr>
                <w:rPr>
                  <w:rFonts w:ascii="Cambria Math" w:hAnsi="Cambria Math"/>
                </w:rPr>
                <m:t>,</m:t>
              </w:del>
            </m:r>
            <m:f>
              <m:fPr>
                <m:ctrlPr>
                  <w:del w:id="134" w:author="吴溜" w:date="2024-11-25T17:07:00Z">
                    <w:rPr>
                      <w:rFonts w:ascii="Cambria Math" w:hAnsi="Cambria Math"/>
                    </w:rPr>
                  </w:del>
                </m:ctrlPr>
              </m:fPr>
              <m:num>
                <m:r>
                  <w:del w:id="135" w:author="吴溜" w:date="2024-11-25T17:07:00Z">
                    <w:rPr>
                      <w:rFonts w:ascii="Cambria Math" w:hAnsi="Cambria Math"/>
                    </w:rPr>
                    <m:t>1</m:t>
                  </w:del>
                </m:r>
              </m:num>
              <m:den>
                <m:r>
                  <w:del w:id="136" w:author="吴溜" w:date="2024-11-25T17:07:00Z">
                    <w:rPr>
                      <w:rFonts w:ascii="Cambria Math" w:hAnsi="Cambria Math"/>
                    </w:rPr>
                    <m:t>2</m:t>
                  </w:del>
                </m:r>
              </m:den>
            </m:f>
            <m:r>
              <w:del w:id="137" w:author="吴溜" w:date="2024-11-25T17:07:00Z">
                <m:rPr>
                  <m:sty m:val="p"/>
                </m:rPr>
                <w:rPr>
                  <w:rFonts w:ascii="Cambria Math" w:hAnsi="Cambria Math"/>
                </w:rPr>
                <m:t>+</m:t>
              </w:del>
            </m:r>
            <m:sSub>
              <m:sSubPr>
                <m:ctrlPr>
                  <w:del w:id="138" w:author="吴溜" w:date="2024-11-25T17:07:00Z">
                    <w:rPr>
                      <w:rFonts w:ascii="Cambria Math" w:hAnsi="Cambria Math"/>
                    </w:rPr>
                  </w:del>
                </m:ctrlPr>
              </m:sSubPr>
              <m:e>
                <m:r>
                  <w:del w:id="139" w:author="吴溜" w:date="2024-11-25T17:07:00Z">
                    <w:rPr>
                      <w:rFonts w:ascii="Cambria Math" w:hAnsi="Cambria Math"/>
                    </w:rPr>
                    <m:t>a</m:t>
                  </w:del>
                </m:r>
              </m:e>
              <m:sub>
                <m:r>
                  <w:del w:id="140" w:author="吴溜" w:date="2024-11-25T17:07:00Z">
                    <w:rPr>
                      <w:rFonts w:ascii="Cambria Math" w:hAnsi="Cambria Math"/>
                    </w:rPr>
                    <m:t>2</m:t>
                  </w:del>
                </m:r>
              </m:sub>
            </m:sSub>
            <m:r>
              <w:del w:id="141" w:author="吴溜" w:date="2024-11-25T17:07:00Z">
                <m:rPr>
                  <m:sty m:val="p"/>
                </m:rPr>
                <w:rPr>
                  <w:rFonts w:ascii="Cambria Math" w:hAnsi="Cambria Math"/>
                </w:rPr>
                <m:t>,…,</m:t>
              </w:del>
            </m:r>
            <m:f>
              <m:fPr>
                <m:ctrlPr>
                  <w:del w:id="142" w:author="吴溜" w:date="2024-11-25T17:07:00Z">
                    <w:rPr>
                      <w:rFonts w:ascii="Cambria Math" w:hAnsi="Cambria Math"/>
                    </w:rPr>
                  </w:del>
                </m:ctrlPr>
              </m:fPr>
              <m:num>
                <m:r>
                  <w:del w:id="143" w:author="吴溜" w:date="2024-11-25T17:07:00Z">
                    <w:rPr>
                      <w:rFonts w:ascii="Cambria Math" w:hAnsi="Cambria Math"/>
                    </w:rPr>
                    <m:t>1</m:t>
                  </w:del>
                </m:r>
              </m:num>
              <m:den>
                <m:r>
                  <w:del w:id="144" w:author="吴溜" w:date="2024-11-25T17:07:00Z">
                    <w:rPr>
                      <w:rFonts w:ascii="Cambria Math" w:hAnsi="Cambria Math"/>
                    </w:rPr>
                    <m:t>2</m:t>
                  </w:del>
                </m:r>
              </m:den>
            </m:f>
            <m:r>
              <w:del w:id="145" w:author="吴溜" w:date="2024-11-25T17:07:00Z">
                <m:rPr>
                  <m:sty m:val="p"/>
                </m:rPr>
                <w:rPr>
                  <w:rFonts w:ascii="Cambria Math" w:hAnsi="Cambria Math"/>
                </w:rPr>
                <m:t>+</m:t>
              </w:del>
            </m:r>
            <m:sSub>
              <m:sSubPr>
                <m:ctrlPr>
                  <w:del w:id="146" w:author="吴溜" w:date="2024-11-25T17:07:00Z">
                    <w:rPr>
                      <w:rFonts w:ascii="Cambria Math" w:hAnsi="Cambria Math"/>
                    </w:rPr>
                  </w:del>
                </m:ctrlPr>
              </m:sSubPr>
              <m:e>
                <m:r>
                  <w:del w:id="147" w:author="吴溜" w:date="2024-11-25T17:07:00Z">
                    <w:rPr>
                      <w:rFonts w:ascii="Cambria Math" w:hAnsi="Cambria Math"/>
                    </w:rPr>
                    <m:t>a</m:t>
                  </w:del>
                </m:r>
              </m:e>
              <m:sub>
                <m:r>
                  <w:del w:id="148" w:author="吴溜" w:date="2024-11-25T17:07:00Z">
                    <w:rPr>
                      <w:rFonts w:ascii="Cambria Math" w:hAnsi="Cambria Math"/>
                    </w:rPr>
                    <m:t>n</m:t>
                  </w:del>
                </m:r>
              </m:sub>
            </m:sSub>
          </m:e>
        </m:d>
        <m:r>
          <w:del w:id="149" w:author="吴溜" w:date="2024-11-25T17:07:00Z">
            <m:rPr>
              <m:sty m:val="p"/>
            </m:rPr>
            <w:rPr>
              <w:rFonts w:ascii="Cambria Math" w:hAnsi="Cambria Math"/>
            </w:rPr>
            <m:t>,</m:t>
          </w:del>
        </m:r>
      </m:oMath>
      <w:del w:id="150" w:author="吴溜" w:date="2024-11-25T17:07:00Z">
        <w:r>
          <w:rPr>
            <w:rFonts w:hint="eastAsia"/>
          </w:rPr>
          <w:delText xml:space="preserve"> </w:delText>
        </w:r>
        <w:r>
          <w:rPr>
            <w:rFonts w:hint="eastAsia"/>
          </w:rPr>
          <w:tab/>
          <w:delText xml:space="preserve">               </w:delText>
        </w:r>
      </w:del>
      <w:r>
        <w:rPr>
          <w:rFonts w:hint="eastAsia"/>
        </w:rPr>
        <w:t xml:space="preserve">           </w:t>
      </w:r>
      <w:ins w:id="151" w:author="吴溜" w:date="2024-11-25T17:08:00Z">
        <w:r>
          <w:rPr>
            <w:rFonts w:ascii="Cambria Math" w:hAnsi="Cambria Math"/>
            <w:position w:val="-28"/>
          </w:rPr>
          <w:object w:dxaOrig="2604" w:dyaOrig="684" w14:anchorId="77261BBE">
            <v:shape id="_x0000_i1064" type="#_x0000_t75" style="width:129.95pt;height:34.15pt" o:ole="">
              <v:imagedata r:id="rId87" o:title=""/>
              <o:lock v:ext="edit" aspectratio="f"/>
            </v:shape>
            <o:OLEObject Type="Embed" ProgID="Equation.DSMT4" ShapeID="_x0000_i1064" DrawAspect="Content" ObjectID="_1817499849" r:id="rId88"/>
          </w:object>
        </w:r>
      </w:ins>
      <w:r>
        <w:rPr>
          <w:rFonts w:hint="eastAsia"/>
        </w:rPr>
        <w:t xml:space="preserve">                        </w:t>
      </w:r>
      <w:ins w:id="152" w:author="吴溜" w:date="2024-11-25T17:08:00Z">
        <w:r>
          <w:rPr>
            <w:rFonts w:hint="eastAsia"/>
          </w:rPr>
          <w:t xml:space="preserve">                 </w:t>
        </w:r>
      </w:ins>
      <w:r>
        <w:rPr>
          <w:rFonts w:hint="eastAsia"/>
        </w:rPr>
        <w:t xml:space="preserve"> (19)</w:t>
      </w:r>
    </w:p>
    <w:p w14:paraId="74E25C6A" w14:textId="77777777" w:rsidR="00FA4301" w:rsidRDefault="00BC26C2">
      <w:pPr>
        <w:widowControl/>
        <w:ind w:firstLine="420"/>
      </w:pPr>
      <w:r>
        <w:t>其中</w:t>
      </w:r>
      <m:oMath>
        <m:sSub>
          <m:sSubPr>
            <m:ctrlPr>
              <w:del w:id="153" w:author="吴溜" w:date="2024-11-25T17:15:00Z">
                <w:rPr>
                  <w:rFonts w:ascii="Cambria Math" w:hAnsi="Cambria Math"/>
                </w:rPr>
              </w:del>
            </m:ctrlPr>
          </m:sSubPr>
          <m:e>
            <m:r>
              <w:del w:id="154" w:author="吴溜" w:date="2024-11-25T17:15:00Z">
                <w:rPr>
                  <w:rFonts w:ascii="Cambria Math" w:hAnsi="Cambria Math"/>
                </w:rPr>
                <m:t>a</m:t>
              </w:del>
            </m:r>
          </m:e>
          <m:sub>
            <m:r>
              <w:del w:id="155" w:author="吴溜" w:date="2024-11-25T17:15:00Z">
                <w:rPr>
                  <w:rFonts w:ascii="Cambria Math" w:hAnsi="Cambria Math"/>
                </w:rPr>
                <m:t>1</m:t>
              </w:del>
            </m:r>
          </m:sub>
        </m:sSub>
        <m:r>
          <w:del w:id="156" w:author="吴溜" w:date="2024-11-25T17:15:00Z">
            <m:rPr>
              <m:sty m:val="p"/>
            </m:rPr>
            <w:rPr>
              <w:rFonts w:ascii="Cambria Math" w:hAnsi="Cambria Math"/>
            </w:rPr>
            <m:t>,</m:t>
          </w:del>
        </m:r>
        <m:sSub>
          <m:sSubPr>
            <m:ctrlPr>
              <w:del w:id="157" w:author="吴溜" w:date="2024-11-25T17:15:00Z">
                <w:rPr>
                  <w:rFonts w:ascii="Cambria Math" w:hAnsi="Cambria Math"/>
                </w:rPr>
              </w:del>
            </m:ctrlPr>
          </m:sSubPr>
          <m:e>
            <m:r>
              <w:del w:id="158" w:author="吴溜" w:date="2024-11-25T17:15:00Z">
                <w:rPr>
                  <w:rFonts w:ascii="Cambria Math" w:hAnsi="Cambria Math"/>
                </w:rPr>
                <m:t>a</m:t>
              </w:del>
            </m:r>
          </m:e>
          <m:sub>
            <m:r>
              <w:del w:id="159" w:author="吴溜" w:date="2024-11-25T17:15:00Z">
                <w:rPr>
                  <w:rFonts w:ascii="Cambria Math" w:hAnsi="Cambria Math"/>
                </w:rPr>
                <m:t>2</m:t>
              </w:del>
            </m:r>
          </m:sub>
        </m:sSub>
        <m:r>
          <w:del w:id="160" w:author="吴溜" w:date="2024-11-25T17:15:00Z">
            <m:rPr>
              <m:sty m:val="p"/>
            </m:rPr>
            <w:rPr>
              <w:rFonts w:ascii="Cambria Math" w:hAnsi="Cambria Math"/>
            </w:rPr>
            <m:t>,…,</m:t>
          </w:del>
        </m:r>
        <m:sSub>
          <m:sSubPr>
            <m:ctrlPr>
              <w:del w:id="161" w:author="吴溜" w:date="2024-11-25T17:15:00Z">
                <w:rPr>
                  <w:rFonts w:ascii="Cambria Math" w:hAnsi="Cambria Math"/>
                </w:rPr>
              </w:del>
            </m:ctrlPr>
          </m:sSubPr>
          <m:e>
            <m:r>
              <w:del w:id="162" w:author="吴溜" w:date="2024-11-25T17:15:00Z">
                <w:rPr>
                  <w:rFonts w:ascii="Cambria Math" w:hAnsi="Cambria Math"/>
                </w:rPr>
                <m:t>a</m:t>
              </w:del>
            </m:r>
          </m:e>
          <m:sub>
            <m:r>
              <w:del w:id="163" w:author="吴溜" w:date="2024-11-25T17:15:00Z">
                <w:rPr>
                  <w:rFonts w:ascii="Cambria Math" w:hAnsi="Cambria Math"/>
                </w:rPr>
                <m:t>n</m:t>
              </w:del>
            </m:r>
          </m:sub>
        </m:sSub>
        <m:r>
          <w:del w:id="164" w:author="吴溜" w:date="2024-11-25T17:15:00Z">
            <m:rPr>
              <m:sty m:val="p"/>
            </m:rPr>
            <w:rPr>
              <w:rFonts w:ascii="Cambria Math" w:hAnsi="Cambria Math"/>
            </w:rPr>
            <m:t>∈{</m:t>
          </w:del>
        </m:r>
        <m:r>
          <w:del w:id="165" w:author="吴溜" w:date="2024-11-25T17:15:00Z">
            <w:rPr>
              <w:rFonts w:ascii="Cambria Math" w:hAnsi="Cambria Math"/>
            </w:rPr>
            <m:t>0</m:t>
          </w:del>
        </m:r>
        <m:r>
          <w:del w:id="166" w:author="吴溜" w:date="2024-11-25T17:15:00Z">
            <m:rPr>
              <m:sty m:val="p"/>
            </m:rPr>
            <w:rPr>
              <w:rFonts w:ascii="Cambria Math" w:hAnsi="Cambria Math"/>
            </w:rPr>
            <m:t>,</m:t>
          </w:del>
        </m:r>
        <m:r>
          <w:del w:id="167" w:author="吴溜" w:date="2024-11-25T17:15:00Z">
            <w:rPr>
              <w:rFonts w:ascii="Cambria Math" w:hAnsi="Cambria Math"/>
            </w:rPr>
            <m:t>1</m:t>
          </w:del>
        </m:r>
        <m:r>
          <w:del w:id="168" w:author="吴溜" w:date="2024-11-25T17:15:00Z">
            <m:rPr>
              <m:sty m:val="p"/>
            </m:rPr>
            <w:rPr>
              <w:rFonts w:ascii="Cambria Math" w:hAnsi="Cambria Math"/>
            </w:rPr>
            <m:t>,</m:t>
          </w:del>
        </m:r>
        <m:r>
          <w:del w:id="169" w:author="吴溜" w:date="2024-11-25T17:15:00Z">
            <w:rPr>
              <w:rFonts w:ascii="Cambria Math" w:hAnsi="Cambria Math"/>
            </w:rPr>
            <m:t>2</m:t>
          </w:del>
        </m:r>
        <m:r>
          <w:del w:id="170" w:author="吴溜" w:date="2024-11-25T17:15:00Z">
            <m:rPr>
              <m:sty m:val="p"/>
            </m:rPr>
            <w:rPr>
              <w:rFonts w:ascii="Cambria Math" w:hAnsi="Cambria Math"/>
            </w:rPr>
            <m:t>,…,</m:t>
          </w:del>
        </m:r>
        <m:r>
          <w:del w:id="171" w:author="吴溜" w:date="2024-11-25T17:15:00Z">
            <w:rPr>
              <w:rFonts w:ascii="Cambria Math" w:hAnsi="Cambria Math"/>
            </w:rPr>
            <m:t>k</m:t>
          </w:del>
        </m:r>
        <m:r>
          <w:del w:id="172" w:author="吴溜" w:date="2024-11-25T17:15:00Z">
            <m:rPr>
              <m:sty m:val="p"/>
            </m:rPr>
            <w:rPr>
              <w:rFonts w:ascii="Cambria Math" w:hAnsi="Cambria Math"/>
            </w:rPr>
            <m:t>-</m:t>
          </w:del>
        </m:r>
        <m:r>
          <w:del w:id="173" w:author="吴溜" w:date="2024-11-25T17:15:00Z">
            <w:rPr>
              <w:rFonts w:ascii="Cambria Math" w:hAnsi="Cambria Math"/>
            </w:rPr>
            <m:t>1</m:t>
          </w:del>
        </m:r>
        <m:r>
          <w:del w:id="174" w:author="吴溜" w:date="2024-11-25T17:15:00Z">
            <m:rPr>
              <m:sty m:val="p"/>
            </m:rPr>
            <w:rPr>
              <w:rFonts w:ascii="Cambria Math" w:hAnsi="Cambria Math"/>
            </w:rPr>
            <m:t>}</m:t>
          </w:del>
        </m:r>
        <m:r>
          <w:del w:id="175" w:author="吴溜" w:date="2024-11-25T17:15:00Z">
            <m:rPr>
              <m:sty m:val="p"/>
            </m:rPr>
            <w:rPr>
              <w:rFonts w:ascii="Cambria Math" w:hAnsi="Cambria Math"/>
            </w:rPr>
            <m:t>。</m:t>
          </w:del>
        </m:r>
      </m:oMath>
      <w:ins w:id="176" w:author="吴溜" w:date="2024-11-25T17:15:00Z">
        <w:r>
          <w:rPr>
            <w:rFonts w:hint="eastAsia"/>
            <w:noProof/>
            <w:position w:val="-12"/>
          </w:rPr>
          <w:drawing>
            <wp:inline distT="0" distB="0" distL="114300" distR="114300" wp14:anchorId="35F26CCB" wp14:editId="3044662A">
              <wp:extent cx="1854200" cy="228600"/>
              <wp:effectExtent l="0" t="0" r="12700" b="0"/>
              <wp:docPr id="15" name="Object 15"/>
              <wp:cNvGraphicFramePr/>
              <a:graphic xmlns:a="http://schemas.openxmlformats.org/drawingml/2006/main">
                <a:graphicData uri="http://schemas.openxmlformats.org/drawingml/2006/picture">
                  <pic:pic xmlns:pic="http://schemas.openxmlformats.org/drawingml/2006/picture">
                    <pic:nvPicPr>
                      <pic:cNvPr id="15" name="Object 15"/>
                      <pic:cNvPicPr/>
                    </pic:nvPicPr>
                    <pic:blipFill>
                      <a:blip r:embed="rId89"/>
                      <a:stretch>
                        <a:fillRect/>
                      </a:stretch>
                    </pic:blipFill>
                    <pic:spPr>
                      <a:xfrm>
                        <a:off x="0" y="0"/>
                        <a:ext cx="127000" cy="12700"/>
                      </a:xfrm>
                      <a:prstGeom prst="rect">
                        <a:avLst/>
                      </a:prstGeom>
                    </pic:spPr>
                  </pic:pic>
                </a:graphicData>
              </a:graphic>
            </wp:inline>
          </w:drawing>
        </w:r>
        <w:r>
          <w:rPr>
            <w:rFonts w:hint="eastAsia"/>
            <w:position w:val="-12"/>
          </w:rPr>
          <w:t>。</w:t>
        </w:r>
      </w:ins>
    </w:p>
    <w:p w14:paraId="004B1DDE" w14:textId="77777777" w:rsidR="00FA4301" w:rsidRDefault="00BC26C2">
      <w:pPr>
        <w:widowControl/>
        <w:ind w:firstLine="420"/>
      </w:pPr>
      <w:r>
        <w:t>两区块的中心点之间的欧几里</w:t>
      </w:r>
      <w:proofErr w:type="gramStart"/>
      <w:r>
        <w:t>得距离</w:t>
      </w:r>
      <w:proofErr w:type="gramEnd"/>
      <w:r>
        <w:t>为：</w:t>
      </w:r>
    </w:p>
    <w:p w14:paraId="10CFC64D" w14:textId="77777777" w:rsidR="00FA4301" w:rsidRDefault="00FA4301">
      <w:pPr>
        <w:widowControl/>
        <w:ind w:firstLine="420"/>
      </w:pPr>
    </w:p>
    <w:p w14:paraId="5159C56B" w14:textId="77777777" w:rsidR="00FA4301" w:rsidRDefault="00BC26C2">
      <w:pPr>
        <w:jc w:val="right"/>
      </w:pPr>
      <w:ins w:id="177" w:author="吴溜" w:date="2024-11-25T17:16:00Z">
        <w:r>
          <w:rPr>
            <w:rFonts w:ascii="Cambria Math" w:hAnsi="Cambria Math" w:hint="eastAsia"/>
            <w:i/>
            <w:position w:val="-30"/>
          </w:rPr>
          <w:t xml:space="preserve">                                                           </w:t>
        </w:r>
      </w:ins>
      <w:ins w:id="178" w:author="吴溜" w:date="2024-11-25T19:58:00Z">
        <w:r>
          <w:rPr>
            <w:rFonts w:ascii="Cambria Math" w:hAnsi="Cambria Math"/>
            <w:i/>
            <w:position w:val="-30"/>
          </w:rPr>
          <w:object w:dxaOrig="1860" w:dyaOrig="756" w14:anchorId="156C494E">
            <v:shape id="_x0000_i1065" type="#_x0000_t75" style="width:92.75pt;height:37.85pt" o:ole="">
              <v:imagedata r:id="rId90" o:title=""/>
              <o:lock v:ext="edit" aspectratio="f"/>
            </v:shape>
            <o:OLEObject Type="Embed" ProgID="Equation.DSMT4" ShapeID="_x0000_i1065" DrawAspect="Content" ObjectID="_1817499850" r:id="rId91"/>
          </w:object>
        </w:r>
      </w:ins>
      <m:oMath>
        <m:r>
          <w:del w:id="179" w:author="吴溜" w:date="2024-11-25T17:16:00Z">
            <w:rPr>
              <w:rFonts w:ascii="Cambria Math" w:hAnsi="Cambria Math"/>
            </w:rPr>
            <m:t>d</m:t>
          </w:del>
        </m:r>
        <m:r>
          <w:del w:id="180" w:author="吴溜" w:date="2024-11-25T17:16:00Z">
            <m:rPr>
              <m:sty m:val="p"/>
            </m:rPr>
            <w:rPr>
              <w:rFonts w:ascii="Cambria Math" w:hAnsi="Cambria Math"/>
            </w:rPr>
            <m:t>=</m:t>
          </w:del>
        </m:r>
        <m:rad>
          <m:radPr>
            <m:degHide m:val="1"/>
            <m:ctrlPr>
              <w:del w:id="181" w:author="吴溜" w:date="2024-11-25T17:16:00Z">
                <w:rPr>
                  <w:rFonts w:ascii="Cambria Math" w:hAnsi="Cambria Math"/>
                </w:rPr>
              </w:del>
            </m:ctrlPr>
          </m:radPr>
          <m:deg/>
          <m:e>
            <m:nary>
              <m:naryPr>
                <m:chr m:val="∑"/>
                <m:limLoc m:val="undOvr"/>
                <m:ctrlPr>
                  <w:del w:id="182" w:author="吴溜" w:date="2024-11-25T17:16:00Z">
                    <w:rPr>
                      <w:rFonts w:ascii="Cambria Math" w:hAnsi="Cambria Math"/>
                    </w:rPr>
                  </w:del>
                </m:ctrlPr>
              </m:naryPr>
              <m:sub>
                <m:r>
                  <w:del w:id="183" w:author="吴溜" w:date="2024-11-25T17:16:00Z">
                    <w:rPr>
                      <w:rFonts w:ascii="Cambria Math" w:hAnsi="Cambria Math"/>
                    </w:rPr>
                    <m:t>i</m:t>
                  </w:del>
                </m:r>
                <m:r>
                  <w:del w:id="184" w:author="吴溜" w:date="2024-11-25T17:16:00Z">
                    <m:rPr>
                      <m:sty m:val="p"/>
                    </m:rPr>
                    <w:rPr>
                      <w:rFonts w:ascii="Cambria Math" w:hAnsi="Cambria Math"/>
                    </w:rPr>
                    <m:t>=</m:t>
                  </w:del>
                </m:r>
                <m:r>
                  <w:del w:id="185" w:author="吴溜" w:date="2024-11-25T17:16:00Z">
                    <w:rPr>
                      <w:rFonts w:ascii="Cambria Math" w:hAnsi="Cambria Math"/>
                    </w:rPr>
                    <m:t>1</m:t>
                  </w:del>
                </m:r>
              </m:sub>
              <m:sup>
                <m:r>
                  <w:del w:id="186" w:author="吴溜" w:date="2024-11-25T17:16:00Z">
                    <w:rPr>
                      <w:rFonts w:ascii="Cambria Math" w:hAnsi="Cambria Math"/>
                    </w:rPr>
                    <m:t>n</m:t>
                  </w:del>
                </m:r>
              </m:sup>
              <m:e>
                <m:sSup>
                  <m:sSupPr>
                    <m:ctrlPr>
                      <w:del w:id="187" w:author="吴溜" w:date="2024-11-25T17:16:00Z">
                        <w:rPr>
                          <w:rFonts w:ascii="Cambria Math" w:hAnsi="Cambria Math"/>
                        </w:rPr>
                      </w:del>
                    </m:ctrlPr>
                  </m:sSupPr>
                  <m:e>
                    <m:d>
                      <m:dPr>
                        <m:ctrlPr>
                          <w:del w:id="188" w:author="吴溜" w:date="2024-11-25T17:16:00Z">
                            <w:rPr>
                              <w:rFonts w:ascii="Cambria Math" w:hAnsi="Cambria Math"/>
                            </w:rPr>
                          </w:del>
                        </m:ctrlPr>
                      </m:dPr>
                      <m:e>
                        <m:sSub>
                          <m:sSubPr>
                            <m:ctrlPr>
                              <w:del w:id="189" w:author="吴溜" w:date="2024-11-25T17:16:00Z">
                                <w:rPr>
                                  <w:rFonts w:ascii="Cambria Math" w:hAnsi="Cambria Math"/>
                                </w:rPr>
                              </w:del>
                            </m:ctrlPr>
                          </m:sSubPr>
                          <m:e>
                            <m:r>
                              <w:del w:id="190" w:author="吴溜" w:date="2024-11-25T17:16:00Z">
                                <w:rPr>
                                  <w:rFonts w:ascii="Cambria Math" w:hAnsi="Cambria Math"/>
                                </w:rPr>
                                <m:t>x</m:t>
                              </w:del>
                            </m:r>
                          </m:e>
                          <m:sub>
                            <m:r>
                              <w:del w:id="191" w:author="吴溜" w:date="2024-11-25T17:16:00Z">
                                <w:rPr>
                                  <w:rFonts w:ascii="Cambria Math" w:hAnsi="Cambria Math"/>
                                </w:rPr>
                                <m:t>i</m:t>
                              </w:del>
                            </m:r>
                          </m:sub>
                        </m:sSub>
                        <m:r>
                          <w:del w:id="192" w:author="吴溜" w:date="2024-11-25T17:16:00Z">
                            <m:rPr>
                              <m:sty m:val="p"/>
                            </m:rPr>
                            <w:rPr>
                              <w:rFonts w:ascii="Cambria Math" w:hAnsi="Cambria Math"/>
                            </w:rPr>
                            <m:t>-</m:t>
                          </w:del>
                        </m:r>
                        <m:sSub>
                          <m:sSubPr>
                            <m:ctrlPr>
                              <w:del w:id="193" w:author="吴溜" w:date="2024-11-25T17:16:00Z">
                                <w:rPr>
                                  <w:rFonts w:ascii="Cambria Math" w:hAnsi="Cambria Math"/>
                                </w:rPr>
                              </w:del>
                            </m:ctrlPr>
                          </m:sSubPr>
                          <m:e>
                            <m:r>
                              <w:del w:id="194" w:author="吴溜" w:date="2024-11-25T17:16:00Z">
                                <w:rPr>
                                  <w:rFonts w:ascii="Cambria Math" w:hAnsi="Cambria Math"/>
                                </w:rPr>
                                <m:t>y</m:t>
                              </w:del>
                            </m:r>
                          </m:e>
                          <m:sub>
                            <m:r>
                              <w:del w:id="195" w:author="吴溜" w:date="2024-11-25T17:16:00Z">
                                <w:rPr>
                                  <w:rFonts w:ascii="Cambria Math" w:hAnsi="Cambria Math"/>
                                </w:rPr>
                                <m:t>i</m:t>
                              </w:del>
                            </m:r>
                          </m:sub>
                        </m:sSub>
                      </m:e>
                    </m:d>
                  </m:e>
                  <m:sup>
                    <m:r>
                      <w:del w:id="196" w:author="吴溜" w:date="2024-11-25T17:16:00Z">
                        <w:rPr>
                          <w:rFonts w:ascii="Cambria Math" w:hAnsi="Cambria Math"/>
                        </w:rPr>
                        <m:t>2</m:t>
                      </w:del>
                    </m:r>
                  </m:sup>
                </m:sSup>
              </m:e>
            </m:nary>
          </m:e>
        </m:rad>
      </m:oMath>
      <w:del w:id="197" w:author="吴溜" w:date="2024-11-25T17:16:00Z">
        <w:r>
          <w:rPr>
            <w:rFonts w:hint="eastAsia"/>
          </w:rPr>
          <w:delText xml:space="preserve"> </w:delText>
        </w:r>
        <w:r>
          <w:rPr>
            <w:rFonts w:hint="eastAsia"/>
          </w:rPr>
          <w:tab/>
        </w:r>
      </w:del>
      <w:r>
        <w:rPr>
          <w:rFonts w:hint="eastAsia"/>
        </w:rPr>
        <w:tab/>
      </w:r>
      <w:r>
        <w:rPr>
          <w:rFonts w:hint="eastAsia"/>
        </w:rPr>
        <w:tab/>
      </w:r>
      <w:r>
        <w:rPr>
          <w:rFonts w:hint="eastAsia"/>
        </w:rPr>
        <w:tab/>
      </w:r>
      <w:r>
        <w:rPr>
          <w:rFonts w:hint="eastAsia"/>
        </w:rPr>
        <w:tab/>
      </w:r>
      <w:r>
        <w:rPr>
          <w:rFonts w:hint="eastAsia"/>
        </w:rPr>
        <w:tab/>
      </w:r>
      <w:r>
        <w:rPr>
          <w:rFonts w:hint="eastAsia"/>
        </w:rPr>
        <w:tab/>
      </w:r>
      <w:ins w:id="198" w:author="吴溜" w:date="2024-11-25T17:16:00Z">
        <w:r>
          <w:rPr>
            <w:rFonts w:hint="eastAsia"/>
          </w:rPr>
          <w:t xml:space="preserve">      </w:t>
        </w:r>
      </w:ins>
      <w:r>
        <w:rPr>
          <w:rFonts w:hint="eastAsia"/>
        </w:rPr>
        <w:t>（20</w:t>
      </w:r>
      <w:ins w:id="199" w:author="吴溜" w:date="2024-11-25T19:52:00Z">
        <w:r>
          <w:rPr>
            <w:rFonts w:hint="eastAsia"/>
          </w:rPr>
          <w:t>）</w:t>
        </w:r>
      </w:ins>
      <w:del w:id="200" w:author="吴溜" w:date="2024-11-25T19:52:00Z">
        <w:r>
          <w:rPr>
            <w:rFonts w:hint="eastAsia"/>
          </w:rPr>
          <w:delText>）</w:delText>
        </w:r>
      </w:del>
    </w:p>
    <w:p w14:paraId="532BCA31" w14:textId="77777777" w:rsidR="00FA4301" w:rsidRDefault="00FA4301">
      <w:pPr>
        <w:widowControl/>
        <w:ind w:firstLine="420"/>
      </w:pPr>
    </w:p>
    <w:p w14:paraId="662396C8" w14:textId="77777777" w:rsidR="00FA4301" w:rsidRDefault="00BC26C2">
      <w:pPr>
        <w:widowControl/>
        <w:ind w:firstLine="420"/>
      </w:pPr>
      <w:r>
        <w:t>其中</w:t>
      </w:r>
      <m:oMath>
        <m:r>
          <w:ins w:id="201" w:author="吴溜" w:date="2024-11-25T17:20:00Z">
            <m:rPr>
              <m:sty m:val="p"/>
            </m:rPr>
            <w:rPr>
              <w:rFonts w:ascii="Cambria Math" w:hAnsi="Cambria Math"/>
              <w:position w:val="-12"/>
            </w:rPr>
            <w:object w:dxaOrig="240" w:dyaOrig="360" w14:anchorId="5D500361">
              <v:shape id="_x0000_i1066" type="#_x0000_t75" style="width:12.2pt;height:18.3pt" o:ole="">
                <v:imagedata r:id="rId92" o:title=""/>
                <o:lock v:ext="edit" aspectratio="f"/>
              </v:shape>
              <o:OLEObject Type="Embed" ProgID="Equation.DSMT4" ShapeID="_x0000_i1066" DrawAspect="Content" ObjectID="_1817499851" r:id="rId93"/>
            </w:object>
          </w:ins>
        </m:r>
        <m:sSub>
          <m:sSubPr>
            <m:ctrlPr>
              <w:del w:id="202" w:author="吴溜" w:date="2024-11-25T17:20:00Z">
                <w:rPr>
                  <w:rFonts w:ascii="Cambria Math" w:hAnsi="Cambria Math"/>
                </w:rPr>
              </w:del>
            </m:ctrlPr>
          </m:sSubPr>
          <m:e>
            <m:r>
              <w:del w:id="203" w:author="吴溜" w:date="2024-11-25T17:20:00Z">
                <w:rPr>
                  <w:rFonts w:ascii="Cambria Math" w:hAnsi="Cambria Math"/>
                </w:rPr>
                <m:t>x</m:t>
              </w:del>
            </m:r>
          </m:e>
          <m:sub>
            <m:r>
              <w:del w:id="204" w:author="吴溜" w:date="2024-11-25T17:20:00Z">
                <w:rPr>
                  <w:rFonts w:ascii="Cambria Math" w:hAnsi="Cambria Math"/>
                </w:rPr>
                <m:t>i</m:t>
              </w:del>
            </m:r>
          </m:sub>
        </m:sSub>
      </m:oMath>
      <w:r>
        <w:t>和</w:t>
      </w:r>
      <m:oMath>
        <m:r>
          <w:ins w:id="205" w:author="吴溜" w:date="2024-11-25T17:21:00Z">
            <m:rPr>
              <m:sty m:val="p"/>
            </m:rPr>
            <w:rPr>
              <w:rFonts w:ascii="Cambria Math" w:hAnsi="Cambria Math"/>
              <w:position w:val="-12"/>
            </w:rPr>
            <w:object w:dxaOrig="240" w:dyaOrig="360" w14:anchorId="3A3A6357">
              <v:shape id="_x0000_i1067" type="#_x0000_t75" style="width:12.2pt;height:18.3pt" o:ole="">
                <v:imagedata r:id="rId94" o:title=""/>
                <o:lock v:ext="edit" aspectratio="f"/>
              </v:shape>
              <o:OLEObject Type="Embed" ProgID="Equation.DSMT4" ShapeID="_x0000_i1067" DrawAspect="Content" ObjectID="_1817499852" r:id="rId95"/>
            </w:object>
          </w:ins>
        </m:r>
        <m:sSub>
          <m:sSubPr>
            <m:ctrlPr>
              <w:del w:id="206" w:author="吴溜" w:date="2024-11-25T17:21:00Z">
                <w:rPr>
                  <w:rFonts w:ascii="Cambria Math" w:hAnsi="Cambria Math"/>
                </w:rPr>
              </w:del>
            </m:ctrlPr>
          </m:sSubPr>
          <m:e>
            <m:r>
              <w:del w:id="207" w:author="吴溜" w:date="2024-11-25T17:21:00Z">
                <w:rPr>
                  <w:rFonts w:ascii="Cambria Math" w:hAnsi="Cambria Math"/>
                </w:rPr>
                <m:t>y</m:t>
              </w:del>
            </m:r>
          </m:e>
          <m:sub>
            <m:r>
              <w:del w:id="208" w:author="吴溜" w:date="2024-11-25T17:21:00Z">
                <w:rPr>
                  <w:rFonts w:ascii="Cambria Math" w:hAnsi="Cambria Math"/>
                </w:rPr>
                <m:t>i</m:t>
              </w:del>
            </m:r>
          </m:sub>
        </m:sSub>
      </m:oMath>
      <w:r>
        <w:t xml:space="preserve">是两个中心点在第 </w:t>
      </w:r>
      <w:proofErr w:type="spellStart"/>
      <w:r>
        <w:t>i</w:t>
      </w:r>
      <w:proofErr w:type="spellEnd"/>
      <w:r>
        <w:t xml:space="preserve"> </w:t>
      </w:r>
      <w:proofErr w:type="gramStart"/>
      <w:r>
        <w:t>个</w:t>
      </w:r>
      <w:proofErr w:type="gramEnd"/>
      <w:r>
        <w:t>维度的坐标。</w:t>
      </w:r>
    </w:p>
    <w:p w14:paraId="0F7BAF7E" w14:textId="77777777" w:rsidR="00FA4301" w:rsidRDefault="00BC26C2">
      <w:pPr>
        <w:widowControl/>
        <w:ind w:firstLine="420"/>
      </w:pPr>
      <w:r>
        <w:t>为了最大化距离，选择两个中心点在所有维度上彼此最远的情况：</w:t>
      </w:r>
    </w:p>
    <w:p w14:paraId="74352F46" w14:textId="77777777" w:rsidR="00FA4301" w:rsidRDefault="00FA4301">
      <w:pPr>
        <w:widowControl/>
      </w:pPr>
    </w:p>
    <w:p w14:paraId="795DC9B0" w14:textId="77777777" w:rsidR="00FA4301" w:rsidRDefault="00BC26C2">
      <w:pPr>
        <w:widowControl/>
        <w:jc w:val="right"/>
      </w:pPr>
      <w:ins w:id="209" w:author="吴溜" w:date="2024-11-25T19:52:00Z">
        <w:r>
          <w:rPr>
            <w:rFonts w:ascii="Cambria Math" w:hAnsi="Cambria Math"/>
            <w:position w:val="-24"/>
          </w:rPr>
          <w:object w:dxaOrig="4236" w:dyaOrig="624" w14:anchorId="65DA5D16">
            <v:shape id="_x0000_i1068" type="#_x0000_t75" style="width:211.75pt;height:31.1pt" o:ole="">
              <v:imagedata r:id="rId96" o:title=""/>
              <o:lock v:ext="edit" aspectratio="f"/>
            </v:shape>
            <o:OLEObject Type="Embed" ProgID="Equation.DSMT4" ShapeID="_x0000_i1068" DrawAspect="Content" ObjectID="_1817499853" r:id="rId97"/>
          </w:object>
        </w:r>
      </w:ins>
      <m:oMath>
        <m:sSub>
          <m:sSubPr>
            <m:ctrlPr>
              <w:del w:id="210" w:author="吴溜" w:date="2024-11-25T19:52:00Z">
                <w:rPr>
                  <w:rFonts w:ascii="Cambria Math" w:hAnsi="Cambria Math"/>
                </w:rPr>
              </w:del>
            </m:ctrlPr>
          </m:sSubPr>
          <m:e>
            <m:r>
              <w:del w:id="211" w:author="吴溜" w:date="2024-11-25T19:52:00Z">
                <w:rPr>
                  <w:rFonts w:ascii="Cambria Math" w:hAnsi="Cambria Math"/>
                </w:rPr>
                <m:t>x</m:t>
              </w:del>
            </m:r>
          </m:e>
          <m:sub>
            <m:r>
              <w:del w:id="212" w:author="吴溜" w:date="2024-11-25T19:52:00Z">
                <w:rPr>
                  <w:rFonts w:ascii="Cambria Math" w:hAnsi="Cambria Math"/>
                </w:rPr>
                <m:t>i</m:t>
              </w:del>
            </m:r>
          </m:sub>
        </m:sSub>
        <m:r>
          <w:del w:id="213" w:author="吴溜" w:date="2024-11-25T19:52:00Z">
            <m:rPr>
              <m:sty m:val="p"/>
            </m:rPr>
            <w:rPr>
              <w:rFonts w:ascii="Cambria Math" w:hAnsi="Cambria Math"/>
            </w:rPr>
            <m:t>=</m:t>
          </w:del>
        </m:r>
        <m:f>
          <m:fPr>
            <m:ctrlPr>
              <w:del w:id="214" w:author="吴溜" w:date="2024-11-25T19:52:00Z">
                <w:rPr>
                  <w:rFonts w:ascii="Cambria Math" w:hAnsi="Cambria Math"/>
                </w:rPr>
              </w:del>
            </m:ctrlPr>
          </m:fPr>
          <m:num>
            <m:r>
              <w:del w:id="215" w:author="吴溜" w:date="2024-11-25T19:52:00Z">
                <w:rPr>
                  <w:rFonts w:ascii="Cambria Math" w:hAnsi="Cambria Math"/>
                </w:rPr>
                <m:t>1</m:t>
              </w:del>
            </m:r>
          </m:num>
          <m:den>
            <m:r>
              <w:del w:id="216" w:author="吴溜" w:date="2024-11-25T19:52:00Z">
                <w:rPr>
                  <w:rFonts w:ascii="Cambria Math" w:hAnsi="Cambria Math"/>
                </w:rPr>
                <m:t>2</m:t>
              </w:del>
            </m:r>
          </m:den>
        </m:f>
        <m:r>
          <w:del w:id="217" w:author="吴溜" w:date="2024-11-25T19:52:00Z">
            <m:rPr>
              <m:sty m:val="p"/>
            </m:rPr>
            <w:rPr>
              <w:rFonts w:ascii="Cambria Math" w:hAnsi="Cambria Math"/>
            </w:rPr>
            <m:t>,</m:t>
          </w:del>
        </m:r>
        <m:r>
          <w:del w:id="218" w:author="吴溜" w:date="2024-11-25T19:52:00Z">
            <w:rPr>
              <w:rFonts w:ascii="Cambria Math" w:hAnsi="Cambria Math"/>
            </w:rPr>
            <m:t> </m:t>
          </w:del>
        </m:r>
        <m:sSub>
          <m:sSubPr>
            <m:ctrlPr>
              <w:del w:id="219" w:author="吴溜" w:date="2024-11-25T19:52:00Z">
                <w:rPr>
                  <w:rFonts w:ascii="Cambria Math" w:hAnsi="Cambria Math"/>
                </w:rPr>
              </w:del>
            </m:ctrlPr>
          </m:sSubPr>
          <m:e>
            <m:r>
              <w:del w:id="220" w:author="吴溜" w:date="2024-11-25T19:52:00Z">
                <w:rPr>
                  <w:rFonts w:ascii="Cambria Math" w:hAnsi="Cambria Math"/>
                </w:rPr>
                <m:t>y</m:t>
              </w:del>
            </m:r>
          </m:e>
          <m:sub>
            <m:r>
              <w:del w:id="221" w:author="吴溜" w:date="2024-11-25T19:52:00Z">
                <w:rPr>
                  <w:rFonts w:ascii="Cambria Math" w:hAnsi="Cambria Math"/>
                </w:rPr>
                <m:t>i</m:t>
              </w:del>
            </m:r>
          </m:sub>
        </m:sSub>
        <m:r>
          <w:del w:id="222" w:author="吴溜" w:date="2024-11-25T19:52:00Z">
            <m:rPr>
              <m:sty m:val="p"/>
            </m:rPr>
            <w:rPr>
              <w:rFonts w:ascii="Cambria Math" w:hAnsi="Cambria Math"/>
            </w:rPr>
            <m:t>=</m:t>
          </w:del>
        </m:r>
        <m:r>
          <w:del w:id="223" w:author="吴溜" w:date="2024-11-25T19:52:00Z">
            <w:rPr>
              <w:rFonts w:ascii="Cambria Math" w:hAnsi="Cambria Math"/>
            </w:rPr>
            <m:t>k</m:t>
          </w:del>
        </m:r>
        <m:r>
          <w:del w:id="224" w:author="吴溜" w:date="2024-11-25T19:52:00Z">
            <m:rPr>
              <m:sty m:val="p"/>
            </m:rPr>
            <w:rPr>
              <w:rFonts w:ascii="Cambria Math" w:hAnsi="Cambria Math"/>
            </w:rPr>
            <m:t>-</m:t>
          </w:del>
        </m:r>
        <m:f>
          <m:fPr>
            <m:ctrlPr>
              <w:del w:id="225" w:author="吴溜" w:date="2024-11-25T19:52:00Z">
                <w:rPr>
                  <w:rFonts w:ascii="Cambria Math" w:hAnsi="Cambria Math"/>
                </w:rPr>
              </w:del>
            </m:ctrlPr>
          </m:fPr>
          <m:num>
            <m:r>
              <w:del w:id="226" w:author="吴溜" w:date="2024-11-25T19:52:00Z">
                <w:rPr>
                  <w:rFonts w:ascii="Cambria Math" w:hAnsi="Cambria Math"/>
                </w:rPr>
                <m:t>1</m:t>
              </w:del>
            </m:r>
          </m:num>
          <m:den>
            <m:r>
              <w:del w:id="227" w:author="吴溜" w:date="2024-11-25T19:52:00Z">
                <w:rPr>
                  <w:rFonts w:ascii="Cambria Math" w:hAnsi="Cambria Math"/>
                </w:rPr>
                <m:t>2</m:t>
              </w:del>
            </m:r>
          </m:den>
        </m:f>
        <m:r>
          <w:del w:id="228" w:author="吴溜" w:date="2024-11-25T19:52:00Z">
            <m:rPr>
              <m:sty m:val="p"/>
            </m:rPr>
            <w:rPr>
              <w:rFonts w:ascii="Cambria Math" w:hAnsi="Cambria Math"/>
            </w:rPr>
            <m:t>,</m:t>
          </w:del>
        </m:r>
        <m:r>
          <w:del w:id="229" w:author="吴溜" w:date="2024-11-25T19:52:00Z">
            <w:rPr>
              <w:rFonts w:ascii="Cambria Math" w:hAnsi="Cambria Math"/>
            </w:rPr>
            <m:t> </m:t>
          </w:del>
        </m:r>
        <m:r>
          <w:del w:id="230" w:author="吴溜" w:date="2024-11-25T19:52:00Z">
            <m:rPr>
              <m:nor/>
            </m:rPr>
            <m:t>for all</m:t>
          </w:del>
        </m:r>
        <m:r>
          <w:del w:id="231" w:author="吴溜" w:date="2024-11-25T19:52:00Z">
            <w:rPr>
              <w:rFonts w:ascii="Cambria Math" w:hAnsi="Cambria Math"/>
            </w:rPr>
            <m:t>i</m:t>
          </w:del>
        </m:r>
        <m:r>
          <w:del w:id="232" w:author="吴溜" w:date="2024-11-25T19:52:00Z">
            <m:rPr>
              <m:sty m:val="p"/>
            </m:rPr>
            <w:rPr>
              <w:rFonts w:ascii="Cambria Math" w:hAnsi="Cambria Math"/>
            </w:rPr>
            <m:t>∈{</m:t>
          </w:del>
        </m:r>
        <m:r>
          <w:del w:id="233" w:author="吴溜" w:date="2024-11-25T19:52:00Z">
            <w:rPr>
              <w:rFonts w:ascii="Cambria Math" w:hAnsi="Cambria Math"/>
            </w:rPr>
            <m:t>1</m:t>
          </w:del>
        </m:r>
        <m:r>
          <w:del w:id="234" w:author="吴溜" w:date="2024-11-25T19:52:00Z">
            <m:rPr>
              <m:sty m:val="p"/>
            </m:rPr>
            <w:rPr>
              <w:rFonts w:ascii="Cambria Math" w:hAnsi="Cambria Math"/>
            </w:rPr>
            <m:t>,</m:t>
          </w:del>
        </m:r>
        <m:r>
          <w:del w:id="235" w:author="吴溜" w:date="2024-11-25T19:52:00Z">
            <w:rPr>
              <w:rFonts w:ascii="Cambria Math" w:hAnsi="Cambria Math"/>
            </w:rPr>
            <m:t>2</m:t>
          </w:del>
        </m:r>
        <m:r>
          <w:del w:id="236" w:author="吴溜" w:date="2024-11-25T19:52:00Z">
            <m:rPr>
              <m:sty m:val="p"/>
            </m:rPr>
            <w:rPr>
              <w:rFonts w:ascii="Cambria Math" w:hAnsi="Cambria Math"/>
            </w:rPr>
            <m:t>,…,</m:t>
          </w:del>
        </m:r>
        <m:r>
          <w:del w:id="237" w:author="吴溜" w:date="2024-11-25T19:52:00Z">
            <w:rPr>
              <w:rFonts w:ascii="Cambria Math" w:hAnsi="Cambria Math"/>
            </w:rPr>
            <m:t>n</m:t>
          </w:del>
        </m:r>
        <m:r>
          <w:del w:id="238" w:author="吴溜" w:date="2024-11-25T19:52:00Z">
            <m:rPr>
              <m:sty m:val="p"/>
            </m:rPr>
            <w:rPr>
              <w:rFonts w:ascii="Cambria Math" w:hAnsi="Cambria Math"/>
            </w:rPr>
            <m:t>}.</m:t>
          </w:del>
        </m:r>
      </m:oMath>
      <w:del w:id="239" w:author="吴溜" w:date="2024-11-25T19:52:00Z">
        <w:r>
          <w:rPr>
            <w:rFonts w:hint="eastAsia"/>
          </w:rPr>
          <w:delText xml:space="preserve"> </w:delText>
        </w:r>
        <w:r>
          <w:rPr>
            <w:rFonts w:hint="eastAsia"/>
          </w:rPr>
          <w:tab/>
          <w:delText xml:space="preserve">    </w:delText>
        </w:r>
      </w:del>
      <w:r>
        <w:rPr>
          <w:rFonts w:hint="eastAsia"/>
        </w:rPr>
        <w:t xml:space="preserve">          </w:t>
      </w:r>
      <w:r>
        <w:rPr>
          <w:rFonts w:hint="eastAsia"/>
        </w:rPr>
        <w:tab/>
      </w:r>
      <w:r>
        <w:rPr>
          <w:rFonts w:hint="eastAsia"/>
        </w:rPr>
        <w:tab/>
        <w:t>（21）</w:t>
      </w:r>
    </w:p>
    <w:p w14:paraId="6640FF3D" w14:textId="77777777" w:rsidR="00FA4301" w:rsidRDefault="00FA4301">
      <w:pPr>
        <w:widowControl/>
      </w:pPr>
    </w:p>
    <w:p w14:paraId="7A403BD0" w14:textId="77777777" w:rsidR="00FA4301" w:rsidRDefault="00BC26C2">
      <w:pPr>
        <w:widowControl/>
        <w:ind w:firstLine="420"/>
      </w:pPr>
      <w:r>
        <w:t>此时，每个维度的坐标差最大为：</w:t>
      </w:r>
    </w:p>
    <w:p w14:paraId="0EA48FDD" w14:textId="77777777" w:rsidR="00FA4301" w:rsidRDefault="00FA4301">
      <w:pPr>
        <w:widowControl/>
      </w:pPr>
    </w:p>
    <w:p w14:paraId="17E3B1E5" w14:textId="77777777" w:rsidR="00FA4301" w:rsidRDefault="00A93B3D">
      <w:pPr>
        <w:jc w:val="right"/>
      </w:pPr>
      <m:oMath>
        <m:d>
          <m:dPr>
            <m:begChr m:val="|"/>
            <m:endChr m:val="|"/>
            <m:ctrlPr>
              <w:del w:id="240" w:author="吴溜" w:date="2024-11-25T19:53:00Z">
                <w:rPr>
                  <w:rFonts w:ascii="Cambria Math" w:hAnsi="Cambria Math"/>
                </w:rPr>
              </w:del>
            </m:ctrlPr>
          </m:dPr>
          <m:e>
            <m:sSub>
              <m:sSubPr>
                <m:ctrlPr>
                  <w:del w:id="241" w:author="吴溜" w:date="2024-11-25T19:53:00Z">
                    <w:rPr>
                      <w:rFonts w:ascii="Cambria Math" w:hAnsi="Cambria Math"/>
                    </w:rPr>
                  </w:del>
                </m:ctrlPr>
              </m:sSubPr>
              <m:e>
                <m:r>
                  <w:del w:id="242" w:author="吴溜" w:date="2024-11-25T19:53:00Z">
                    <w:rPr>
                      <w:rFonts w:ascii="Cambria Math" w:hAnsi="Cambria Math"/>
                    </w:rPr>
                    <m:t>x</m:t>
                  </w:del>
                </m:r>
              </m:e>
              <m:sub>
                <m:r>
                  <w:del w:id="243" w:author="吴溜" w:date="2024-11-25T19:53:00Z">
                    <w:rPr>
                      <w:rFonts w:ascii="Cambria Math" w:hAnsi="Cambria Math"/>
                    </w:rPr>
                    <m:t>i</m:t>
                  </w:del>
                </m:r>
              </m:sub>
            </m:sSub>
            <m:r>
              <w:del w:id="244" w:author="吴溜" w:date="2024-11-25T19:53:00Z">
                <m:rPr>
                  <m:sty m:val="p"/>
                </m:rPr>
                <w:rPr>
                  <w:rFonts w:ascii="Cambria Math" w:hAnsi="Cambria Math"/>
                </w:rPr>
                <m:t>-</m:t>
              </w:del>
            </m:r>
            <m:sSub>
              <m:sSubPr>
                <m:ctrlPr>
                  <w:del w:id="245" w:author="吴溜" w:date="2024-11-25T19:53:00Z">
                    <w:rPr>
                      <w:rFonts w:ascii="Cambria Math" w:hAnsi="Cambria Math"/>
                    </w:rPr>
                  </w:del>
                </m:ctrlPr>
              </m:sSubPr>
              <m:e>
                <m:r>
                  <w:del w:id="246" w:author="吴溜" w:date="2024-11-25T19:53:00Z">
                    <w:rPr>
                      <w:rFonts w:ascii="Cambria Math" w:hAnsi="Cambria Math"/>
                    </w:rPr>
                    <m:t>y</m:t>
                  </w:del>
                </m:r>
              </m:e>
              <m:sub>
                <m:r>
                  <w:del w:id="247" w:author="吴溜" w:date="2024-11-25T19:53:00Z">
                    <w:rPr>
                      <w:rFonts w:ascii="Cambria Math" w:hAnsi="Cambria Math"/>
                    </w:rPr>
                    <m:t>i</m:t>
                  </w:del>
                </m:r>
              </m:sub>
            </m:sSub>
          </m:e>
        </m:d>
        <m:r>
          <w:del w:id="248" w:author="吴溜" w:date="2024-11-25T19:53:00Z">
            <m:rPr>
              <m:sty m:val="p"/>
            </m:rPr>
            <w:rPr>
              <w:rFonts w:ascii="Cambria Math" w:hAnsi="Cambria Math"/>
            </w:rPr>
            <m:t>=</m:t>
          </w:del>
        </m:r>
        <m:d>
          <m:dPr>
            <m:ctrlPr>
              <w:del w:id="249" w:author="吴溜" w:date="2024-11-25T19:53:00Z">
                <w:rPr>
                  <w:rFonts w:ascii="Cambria Math" w:hAnsi="Cambria Math"/>
                </w:rPr>
              </w:del>
            </m:ctrlPr>
          </m:dPr>
          <m:e>
            <m:r>
              <w:del w:id="250" w:author="吴溜" w:date="2024-11-25T19:53:00Z">
                <w:rPr>
                  <w:rFonts w:ascii="Cambria Math" w:hAnsi="Cambria Math"/>
                </w:rPr>
                <m:t>k</m:t>
              </w:del>
            </m:r>
            <m:r>
              <w:del w:id="251" w:author="吴溜" w:date="2024-11-25T19:53:00Z">
                <m:rPr>
                  <m:sty m:val="p"/>
                </m:rPr>
                <w:rPr>
                  <w:rFonts w:ascii="Cambria Math" w:hAnsi="Cambria Math"/>
                </w:rPr>
                <m:t>-</m:t>
              </w:del>
            </m:r>
            <m:f>
              <m:fPr>
                <m:ctrlPr>
                  <w:del w:id="252" w:author="吴溜" w:date="2024-11-25T19:53:00Z">
                    <w:rPr>
                      <w:rFonts w:ascii="Cambria Math" w:hAnsi="Cambria Math"/>
                    </w:rPr>
                  </w:del>
                </m:ctrlPr>
              </m:fPr>
              <m:num>
                <m:r>
                  <w:del w:id="253" w:author="吴溜" w:date="2024-11-25T19:53:00Z">
                    <w:rPr>
                      <w:rFonts w:ascii="Cambria Math" w:hAnsi="Cambria Math"/>
                    </w:rPr>
                    <m:t>1</m:t>
                  </w:del>
                </m:r>
              </m:num>
              <m:den>
                <m:r>
                  <w:del w:id="254" w:author="吴溜" w:date="2024-11-25T19:53:00Z">
                    <w:rPr>
                      <w:rFonts w:ascii="Cambria Math" w:hAnsi="Cambria Math"/>
                    </w:rPr>
                    <m:t>2</m:t>
                  </w:del>
                </m:r>
              </m:den>
            </m:f>
          </m:e>
        </m:d>
        <m:r>
          <w:del w:id="255" w:author="吴溜" w:date="2024-11-25T19:53:00Z">
            <m:rPr>
              <m:sty m:val="p"/>
            </m:rPr>
            <w:rPr>
              <w:rFonts w:ascii="Cambria Math" w:hAnsi="Cambria Math"/>
            </w:rPr>
            <m:t>-</m:t>
          </w:del>
        </m:r>
        <m:f>
          <m:fPr>
            <m:ctrlPr>
              <w:del w:id="256" w:author="吴溜" w:date="2024-11-25T19:53:00Z">
                <w:rPr>
                  <w:rFonts w:ascii="Cambria Math" w:hAnsi="Cambria Math"/>
                </w:rPr>
              </w:del>
            </m:ctrlPr>
          </m:fPr>
          <m:num>
            <m:r>
              <w:del w:id="257" w:author="吴溜" w:date="2024-11-25T19:53:00Z">
                <w:rPr>
                  <w:rFonts w:ascii="Cambria Math" w:hAnsi="Cambria Math"/>
                </w:rPr>
                <m:t>1</m:t>
              </w:del>
            </m:r>
          </m:num>
          <m:den>
            <m:r>
              <w:del w:id="258" w:author="吴溜" w:date="2024-11-25T19:53:00Z">
                <w:rPr>
                  <w:rFonts w:ascii="Cambria Math" w:hAnsi="Cambria Math"/>
                </w:rPr>
                <m:t>2</m:t>
              </w:del>
            </m:r>
          </m:den>
        </m:f>
        <m:r>
          <w:del w:id="259" w:author="吴溜" w:date="2024-11-25T19:53:00Z">
            <m:rPr>
              <m:sty m:val="p"/>
            </m:rPr>
            <w:rPr>
              <w:rFonts w:ascii="Cambria Math" w:hAnsi="Cambria Math"/>
            </w:rPr>
            <m:t>=</m:t>
          </w:del>
        </m:r>
        <m:r>
          <w:del w:id="260" w:author="吴溜" w:date="2024-11-25T19:53:00Z">
            <w:rPr>
              <w:rFonts w:ascii="Cambria Math" w:hAnsi="Cambria Math"/>
            </w:rPr>
            <m:t>k</m:t>
          </w:del>
        </m:r>
        <m:r>
          <w:del w:id="261" w:author="吴溜" w:date="2024-11-25T19:53:00Z">
            <m:rPr>
              <m:sty m:val="p"/>
            </m:rPr>
            <w:rPr>
              <w:rFonts w:ascii="Cambria Math" w:hAnsi="Cambria Math"/>
            </w:rPr>
            <m:t>-</m:t>
          </w:del>
        </m:r>
        <m:r>
          <w:del w:id="262" w:author="吴溜" w:date="2024-11-25T19:53:00Z">
            <w:rPr>
              <w:rFonts w:ascii="Cambria Math" w:hAnsi="Cambria Math"/>
            </w:rPr>
            <m:t>1</m:t>
          </w:del>
        </m:r>
        <m:r>
          <w:del w:id="263" w:author="吴溜" w:date="2024-11-25T19:53:00Z">
            <m:rPr>
              <m:sty m:val="p"/>
            </m:rPr>
            <w:rPr>
              <w:rFonts w:ascii="Cambria Math" w:hAnsi="Cambria Math"/>
            </w:rPr>
            <m:t>.</m:t>
          </w:del>
        </m:r>
      </m:oMath>
      <w:del w:id="264" w:author="吴溜" w:date="2024-11-25T19:53:00Z">
        <w:r w:rsidR="00BC26C2">
          <w:rPr>
            <w:rFonts w:hint="eastAsia"/>
          </w:rPr>
          <w:delText xml:space="preserve">      </w:delText>
        </w:r>
      </w:del>
      <w:r w:rsidR="00BC26C2">
        <w:rPr>
          <w:rFonts w:hint="eastAsia"/>
        </w:rPr>
        <w:t xml:space="preserve">   </w:t>
      </w:r>
      <w:ins w:id="265" w:author="吴溜" w:date="2024-11-25T19:53:00Z">
        <w:r w:rsidR="00BC26C2">
          <w:rPr>
            <w:rFonts w:hint="eastAsia"/>
            <w:noProof/>
            <w:position w:val="-28"/>
          </w:rPr>
          <w:drawing>
            <wp:inline distT="0" distB="0" distL="114300" distR="114300" wp14:anchorId="4B10187F" wp14:editId="4388A5AA">
              <wp:extent cx="1866900" cy="431800"/>
              <wp:effectExtent l="0" t="0" r="0" b="5715"/>
              <wp:docPr id="16" name="Object 16"/>
              <wp:cNvGraphicFramePr/>
              <a:graphic xmlns:a="http://schemas.openxmlformats.org/drawingml/2006/main">
                <a:graphicData uri="http://schemas.openxmlformats.org/drawingml/2006/picture">
                  <pic:pic xmlns:pic="http://schemas.openxmlformats.org/drawingml/2006/picture">
                    <pic:nvPicPr>
                      <pic:cNvPr id="16" name="Object 16"/>
                      <pic:cNvPicPr/>
                    </pic:nvPicPr>
                    <pic:blipFill>
                      <a:blip r:embed="rId98"/>
                      <a:stretch>
                        <a:fillRect/>
                      </a:stretch>
                    </pic:blipFill>
                    <pic:spPr>
                      <a:xfrm>
                        <a:off x="0" y="0"/>
                        <a:ext cx="127000" cy="12700"/>
                      </a:xfrm>
                      <a:prstGeom prst="rect">
                        <a:avLst/>
                      </a:prstGeom>
                    </pic:spPr>
                  </pic:pic>
                </a:graphicData>
              </a:graphic>
            </wp:inline>
          </w:drawing>
        </w:r>
      </w:ins>
      <w:r w:rsidR="00BC26C2">
        <w:rPr>
          <w:rFonts w:hint="eastAsia"/>
        </w:rPr>
        <w:t xml:space="preserve">                    </w:t>
      </w:r>
      <w:r w:rsidR="00BC26C2">
        <w:rPr>
          <w:rFonts w:hint="eastAsia"/>
        </w:rPr>
        <w:tab/>
      </w:r>
      <w:r w:rsidR="00BC26C2">
        <w:rPr>
          <w:rFonts w:hint="eastAsia"/>
        </w:rPr>
        <w:tab/>
        <w:t>（22）</w:t>
      </w:r>
    </w:p>
    <w:p w14:paraId="029E185D" w14:textId="77777777" w:rsidR="00FA4301" w:rsidRDefault="00FA4301">
      <w:pPr>
        <w:widowControl/>
      </w:pPr>
    </w:p>
    <w:p w14:paraId="79DC307F" w14:textId="77777777" w:rsidR="00FA4301" w:rsidRDefault="00BC26C2">
      <w:pPr>
        <w:widowControl/>
        <w:ind w:firstLine="420"/>
        <w:rPr>
          <w:ins w:id="266" w:author="吴溜" w:date="2024-11-25T19:55:00Z"/>
        </w:rPr>
      </w:pPr>
      <w:r>
        <w:t>因此，最大距离为：</w:t>
      </w:r>
    </w:p>
    <w:p w14:paraId="30FA4129" w14:textId="77777777" w:rsidR="00FA4301" w:rsidRDefault="00FA4301">
      <w:pPr>
        <w:widowControl/>
        <w:ind w:firstLine="420"/>
        <w:rPr>
          <w:ins w:id="267" w:author="吴溜" w:date="2024-11-25T19:55:00Z"/>
        </w:rPr>
      </w:pPr>
    </w:p>
    <w:p w14:paraId="2B9B09CC" w14:textId="77777777" w:rsidR="00FA4301" w:rsidRDefault="00FA4301">
      <w:pPr>
        <w:widowControl/>
        <w:ind w:firstLineChars="5000" w:firstLine="10500"/>
        <w:rPr>
          <w:del w:id="268" w:author="吴溜" w:date="2024-11-25T19:55:00Z"/>
        </w:rPr>
        <w:pPrChange w:id="269" w:author="吴溜" w:date="2024-11-25T19:58:00Z">
          <w:pPr>
            <w:widowControl/>
            <w:ind w:firstLine="420"/>
          </w:pPr>
        </w:pPrChange>
      </w:pPr>
    </w:p>
    <w:p w14:paraId="6AC2A1C8" w14:textId="77777777" w:rsidR="00FA4301" w:rsidRPr="00FA4301" w:rsidRDefault="00FA4301">
      <w:pPr>
        <w:widowControl/>
        <w:ind w:firstLineChars="900" w:firstLine="1890"/>
        <w:rPr>
          <w:del w:id="270" w:author="吴溜" w:date="2024-11-25T19:53:00Z"/>
          <w:rFonts w:ascii="Cambria Math" w:eastAsia="宋体" w:hAnsi="Cambria Math"/>
          <w:rPrChange w:id="271" w:author="吴溜" w:date="2024-11-25T19:57:00Z">
            <w:rPr>
              <w:del w:id="272" w:author="吴溜" w:date="2024-11-25T19:53:00Z"/>
            </w:rPr>
          </w:rPrChange>
        </w:rPr>
        <w:pPrChange w:id="273" w:author="吴溜" w:date="2024-11-25T19:58:00Z">
          <w:pPr>
            <w:widowControl/>
          </w:pPr>
        </w:pPrChange>
      </w:pPr>
    </w:p>
    <w:p w14:paraId="512E6BDC" w14:textId="77777777" w:rsidR="00FA4301" w:rsidRDefault="00A93B3D">
      <w:pPr>
        <w:widowControl/>
        <w:ind w:firstLineChars="900" w:firstLine="1890"/>
        <w:jc w:val="left"/>
        <w:rPr>
          <w:rFonts w:ascii="Cambria Math" w:eastAsia="宋体" w:hAnsi="Cambria Math"/>
        </w:rPr>
      </w:pPr>
      <m:oMath>
        <m:sSub>
          <m:sSubPr>
            <m:ctrlPr>
              <w:del w:id="274" w:author="吴溜" w:date="2024-11-25T19:53:00Z">
                <w:rPr>
                  <w:rFonts w:ascii="Cambria Math" w:eastAsia="宋体" w:hAnsi="Cambria Math"/>
                </w:rPr>
              </w:del>
            </m:ctrlPr>
          </m:sSubPr>
          <m:e>
            <m:r>
              <w:del w:id="275" w:author="吴溜" w:date="2024-11-25T19:53:00Z">
                <m:rPr>
                  <m:sty m:val="p"/>
                </m:rPr>
                <w:rPr>
                  <w:rFonts w:ascii="Cambria Math" w:eastAsia="宋体" w:hAnsi="Cambria Math"/>
                </w:rPr>
                <m:t>d</m:t>
              </w:del>
            </m:r>
          </m:e>
          <m:sub>
            <m:r>
              <w:del w:id="276" w:author="吴溜" w:date="2024-11-25T19:53:00Z">
                <m:rPr>
                  <m:sty m:val="p"/>
                </m:rPr>
                <w:rPr>
                  <w:rFonts w:ascii="Cambria Math" w:eastAsia="宋体" w:hAnsi="Cambria Math"/>
                </w:rPr>
                <m:t>max</m:t>
              </w:del>
            </m:r>
          </m:sub>
        </m:sSub>
        <m:r>
          <w:del w:id="277" w:author="吴溜" w:date="2024-11-25T19:53:00Z">
            <m:rPr>
              <m:sty m:val="p"/>
            </m:rPr>
            <w:rPr>
              <w:rFonts w:ascii="Cambria Math" w:eastAsia="宋体" w:hAnsi="Cambria Math"/>
            </w:rPr>
            <m:t>=</m:t>
          </w:del>
        </m:r>
        <m:rad>
          <m:radPr>
            <m:degHide m:val="1"/>
            <m:ctrlPr>
              <w:del w:id="278" w:author="吴溜" w:date="2024-11-25T19:53:00Z">
                <w:rPr>
                  <w:rFonts w:ascii="Cambria Math" w:eastAsia="宋体" w:hAnsi="Cambria Math"/>
                </w:rPr>
              </w:del>
            </m:ctrlPr>
          </m:radPr>
          <m:deg/>
          <m:e>
            <m:nary>
              <m:naryPr>
                <m:chr m:val="∑"/>
                <m:limLoc m:val="undOvr"/>
                <m:ctrlPr>
                  <w:del w:id="279" w:author="吴溜" w:date="2024-11-25T19:53:00Z">
                    <w:rPr>
                      <w:rFonts w:ascii="Cambria Math" w:eastAsia="宋体" w:hAnsi="Cambria Math"/>
                    </w:rPr>
                  </w:del>
                </m:ctrlPr>
              </m:naryPr>
              <m:sub>
                <m:r>
                  <w:del w:id="280" w:author="吴溜" w:date="2024-11-25T19:53:00Z">
                    <m:rPr>
                      <m:sty m:val="p"/>
                    </m:rPr>
                    <w:rPr>
                      <w:rFonts w:ascii="Cambria Math" w:eastAsia="宋体" w:hAnsi="Cambria Math"/>
                    </w:rPr>
                    <m:t>i=1</m:t>
                  </w:del>
                </m:r>
              </m:sub>
              <m:sup>
                <m:r>
                  <w:del w:id="281" w:author="吴溜" w:date="2024-11-25T19:53:00Z">
                    <m:rPr>
                      <m:sty m:val="p"/>
                    </m:rPr>
                    <w:rPr>
                      <w:rFonts w:ascii="Cambria Math" w:eastAsia="宋体" w:hAnsi="Cambria Math"/>
                    </w:rPr>
                    <m:t>n</m:t>
                  </w:del>
                </m:r>
              </m:sup>
              <m:e>
                <m:sSup>
                  <m:sSupPr>
                    <m:ctrlPr>
                      <w:del w:id="282" w:author="吴溜" w:date="2024-11-25T19:53:00Z">
                        <w:rPr>
                          <w:rFonts w:ascii="Cambria Math" w:eastAsia="宋体" w:hAnsi="Cambria Math"/>
                        </w:rPr>
                      </w:del>
                    </m:ctrlPr>
                  </m:sSupPr>
                  <m:e>
                    <m:d>
                      <m:dPr>
                        <m:ctrlPr>
                          <w:del w:id="283" w:author="吴溜" w:date="2024-11-25T19:53:00Z">
                            <w:rPr>
                              <w:rFonts w:ascii="Cambria Math" w:eastAsia="宋体" w:hAnsi="Cambria Math"/>
                            </w:rPr>
                          </w:del>
                        </m:ctrlPr>
                      </m:dPr>
                      <m:e>
                        <m:r>
                          <w:del w:id="284" w:author="吴溜" w:date="2024-11-25T19:53:00Z">
                            <m:rPr>
                              <m:sty m:val="p"/>
                            </m:rPr>
                            <w:rPr>
                              <w:rFonts w:ascii="Cambria Math" w:eastAsia="宋体" w:hAnsi="Cambria Math"/>
                            </w:rPr>
                            <m:t>k-1</m:t>
                          </w:del>
                        </m:r>
                      </m:e>
                    </m:d>
                  </m:e>
                  <m:sup>
                    <m:r>
                      <w:del w:id="285" w:author="吴溜" w:date="2024-11-25T19:53:00Z">
                        <m:rPr>
                          <m:sty m:val="p"/>
                        </m:rPr>
                        <w:rPr>
                          <w:rFonts w:ascii="Cambria Math" w:eastAsia="宋体" w:hAnsi="Cambria Math"/>
                        </w:rPr>
                        <m:t>2</m:t>
                      </w:del>
                    </m:r>
                  </m:sup>
                </m:sSup>
              </m:e>
            </m:nary>
          </m:e>
        </m:rad>
        <m:r>
          <w:del w:id="286" w:author="吴溜" w:date="2024-11-25T19:53:00Z">
            <m:rPr>
              <m:sty m:val="p"/>
            </m:rPr>
            <w:rPr>
              <w:rFonts w:ascii="Cambria Math" w:eastAsia="宋体" w:hAnsi="Cambria Math"/>
            </w:rPr>
            <m:t>=</m:t>
          </w:del>
        </m:r>
        <m:rad>
          <m:radPr>
            <m:degHide m:val="1"/>
            <m:ctrlPr>
              <w:del w:id="287" w:author="吴溜" w:date="2024-11-25T19:53:00Z">
                <w:rPr>
                  <w:rFonts w:ascii="Cambria Math" w:eastAsia="宋体" w:hAnsi="Cambria Math"/>
                </w:rPr>
              </w:del>
            </m:ctrlPr>
          </m:radPr>
          <m:deg/>
          <m:e>
            <m:r>
              <w:del w:id="288" w:author="吴溜" w:date="2024-11-25T19:53:00Z">
                <m:rPr>
                  <m:sty m:val="p"/>
                </m:rPr>
                <w:rPr>
                  <w:rFonts w:ascii="Cambria Math" w:eastAsia="宋体" w:hAnsi="Cambria Math"/>
                </w:rPr>
                <m:t>n⋅</m:t>
              </w:del>
            </m:r>
            <m:sSup>
              <m:sSupPr>
                <m:ctrlPr>
                  <w:del w:id="289" w:author="吴溜" w:date="2024-11-25T19:53:00Z">
                    <w:rPr>
                      <w:rFonts w:ascii="Cambria Math" w:eastAsia="宋体" w:hAnsi="Cambria Math"/>
                    </w:rPr>
                  </w:del>
                </m:ctrlPr>
              </m:sSupPr>
              <m:e>
                <m:d>
                  <m:dPr>
                    <m:ctrlPr>
                      <w:del w:id="290" w:author="吴溜" w:date="2024-11-25T19:53:00Z">
                        <w:rPr>
                          <w:rFonts w:ascii="Cambria Math" w:eastAsia="宋体" w:hAnsi="Cambria Math"/>
                        </w:rPr>
                      </w:del>
                    </m:ctrlPr>
                  </m:dPr>
                  <m:e>
                    <m:r>
                      <w:del w:id="291" w:author="吴溜" w:date="2024-11-25T19:53:00Z">
                        <m:rPr>
                          <m:sty m:val="p"/>
                        </m:rPr>
                        <w:rPr>
                          <w:rFonts w:ascii="Cambria Math" w:eastAsia="宋体" w:hAnsi="Cambria Math"/>
                        </w:rPr>
                        <m:t>k-1</m:t>
                      </w:del>
                    </m:r>
                  </m:e>
                </m:d>
              </m:e>
              <m:sup>
                <m:r>
                  <w:del w:id="292" w:author="吴溜" w:date="2024-11-25T19:53:00Z">
                    <m:rPr>
                      <m:sty m:val="p"/>
                    </m:rPr>
                    <w:rPr>
                      <w:rFonts w:ascii="Cambria Math" w:eastAsia="宋体" w:hAnsi="Cambria Math"/>
                    </w:rPr>
                    <m:t>2</m:t>
                  </w:del>
                </m:r>
              </m:sup>
            </m:sSup>
          </m:e>
        </m:rad>
        <m:r>
          <w:del w:id="293" w:author="吴溜" w:date="2024-11-25T19:53:00Z">
            <m:rPr>
              <m:sty m:val="p"/>
            </m:rPr>
            <w:rPr>
              <w:rFonts w:ascii="Cambria Math" w:eastAsia="宋体" w:hAnsi="Cambria Math"/>
            </w:rPr>
            <m:t>.</m:t>
          </w:del>
        </m:r>
      </m:oMath>
      <w:del w:id="294" w:author="吴溜" w:date="2024-11-25T19:53:00Z">
        <w:r w:rsidR="00BC26C2">
          <w:rPr>
            <w:rFonts w:ascii="Cambria Math" w:eastAsia="宋体" w:hAnsi="Cambria Math"/>
          </w:rPr>
          <w:delText xml:space="preserve">       </w:delText>
        </w:r>
      </w:del>
      <w:r w:rsidR="00BC26C2">
        <w:rPr>
          <w:rFonts w:ascii="Cambria Math" w:eastAsia="宋体" w:hAnsi="Cambria Math"/>
        </w:rPr>
        <w:t xml:space="preserve">  </w:t>
      </w:r>
      <w:r w:rsidR="00BC26C2">
        <w:rPr>
          <w:rFonts w:ascii="Cambria Math" w:eastAsia="宋体" w:hAnsi="Cambria Math"/>
        </w:rPr>
        <w:tab/>
      </w:r>
      <w:r w:rsidR="00BC26C2">
        <w:rPr>
          <w:rFonts w:ascii="Cambria Math" w:eastAsia="宋体" w:hAnsi="Cambria Math"/>
        </w:rPr>
        <w:tab/>
      </w:r>
      <w:ins w:id="295" w:author="吴溜" w:date="2024-11-25T19:59:00Z">
        <w:r w:rsidR="00BC26C2">
          <w:rPr>
            <w:rFonts w:ascii="Cambria Math" w:eastAsia="宋体" w:hAnsi="Cambria Math"/>
          </w:rPr>
          <w:object w:dxaOrig="3300" w:dyaOrig="756" w14:anchorId="3987AD3A">
            <v:shape id="_x0000_i1069" type="#_x0000_t75" style="width:164.75pt;height:37.85pt" o:ole="">
              <v:imagedata r:id="rId99" o:title=""/>
              <o:lock v:ext="edit" aspectratio="f"/>
            </v:shape>
            <o:OLEObject Type="Embed" ProgID="Equation.DSMT4" ShapeID="_x0000_i1069" DrawAspect="Content" ObjectID="_1817499854" r:id="rId100"/>
          </w:object>
        </w:r>
      </w:ins>
      <w:r w:rsidR="00BC26C2">
        <w:rPr>
          <w:rFonts w:ascii="Cambria Math" w:eastAsia="宋体" w:hAnsi="Cambria Math"/>
        </w:rPr>
        <w:t xml:space="preserve">    </w:t>
      </w:r>
      <w:ins w:id="296" w:author="吴溜" w:date="2024-11-25T19:57:00Z">
        <w:r w:rsidR="00BC26C2">
          <w:rPr>
            <w:rFonts w:ascii="Cambria Math" w:eastAsia="宋体" w:hAnsi="Cambria Math" w:hint="eastAsia"/>
          </w:rPr>
          <w:t xml:space="preserve"> </w:t>
        </w:r>
      </w:ins>
      <w:ins w:id="297" w:author="吴溜" w:date="2024-11-25T19:58:00Z">
        <w:r w:rsidR="00BC26C2">
          <w:rPr>
            <w:rFonts w:ascii="Cambria Math" w:eastAsia="宋体" w:hAnsi="Cambria Math" w:hint="eastAsia"/>
          </w:rPr>
          <w:t xml:space="preserve">       </w:t>
        </w:r>
      </w:ins>
      <w:ins w:id="298" w:author="吴溜" w:date="2024-11-25T19:59:00Z">
        <w:r w:rsidR="00BC26C2">
          <w:rPr>
            <w:rFonts w:ascii="Cambria Math" w:eastAsia="宋体" w:hAnsi="Cambria Math" w:hint="eastAsia"/>
          </w:rPr>
          <w:t xml:space="preserve">                     </w:t>
        </w:r>
      </w:ins>
      <w:ins w:id="299" w:author="吴溜" w:date="2024-11-25T19:57:00Z">
        <w:r w:rsidR="00BC26C2">
          <w:rPr>
            <w:rFonts w:ascii="Cambria Math" w:eastAsia="宋体" w:hAnsi="Cambria Math" w:hint="eastAsia"/>
          </w:rPr>
          <w:t xml:space="preserve">     </w:t>
        </w:r>
      </w:ins>
      <w:ins w:id="300" w:author="吴溜" w:date="2024-11-25T19:59:00Z">
        <w:r w:rsidR="00BC26C2">
          <w:rPr>
            <w:rFonts w:ascii="Cambria Math" w:eastAsia="宋体" w:hAnsi="Cambria Math" w:hint="eastAsia"/>
          </w:rPr>
          <w:t xml:space="preserve"> </w:t>
        </w:r>
      </w:ins>
      <w:r w:rsidR="00BC26C2">
        <w:rPr>
          <w:rFonts w:ascii="Cambria Math" w:eastAsia="宋体" w:hAnsi="Cambria Math"/>
        </w:rPr>
        <w:t>（</w:t>
      </w:r>
      <w:r w:rsidR="00BC26C2">
        <w:rPr>
          <w:rFonts w:ascii="Cambria Math" w:eastAsia="宋体" w:hAnsi="Cambria Math"/>
        </w:rPr>
        <w:t>23</w:t>
      </w:r>
      <w:r w:rsidR="00BC26C2">
        <w:rPr>
          <w:rFonts w:ascii="Cambria Math" w:eastAsia="宋体" w:hAnsi="Cambria Math"/>
        </w:rPr>
        <w:t>）</w:t>
      </w:r>
    </w:p>
    <w:p w14:paraId="59B2C79F" w14:textId="77777777" w:rsidR="00FA4301" w:rsidRDefault="00FA4301">
      <w:pPr>
        <w:widowControl/>
      </w:pPr>
    </w:p>
    <w:p w14:paraId="579A4C51" w14:textId="77777777" w:rsidR="00FA4301" w:rsidRDefault="00BC26C2">
      <w:pPr>
        <w:widowControl/>
        <w:ind w:firstLine="420"/>
      </w:pPr>
      <w:r>
        <w:t>代入</w:t>
      </w:r>
      <w:ins w:id="301" w:author="吴溜" w:date="2024-11-25T19:54:00Z">
        <w:r>
          <w:rPr>
            <w:position w:val="-8"/>
          </w:rPr>
          <w:object w:dxaOrig="816" w:dyaOrig="360" w14:anchorId="117E8FB7">
            <v:shape id="_x0000_i1070" type="#_x0000_t75" style="width:40.9pt;height:18.3pt" o:ole="">
              <v:imagedata r:id="rId101" o:title=""/>
              <o:lock v:ext="edit" aspectratio="f"/>
            </v:shape>
            <o:OLEObject Type="Embed" ProgID="Equation.DSMT4" ShapeID="_x0000_i1070" DrawAspect="Content" ObjectID="_1817499855" r:id="rId102"/>
          </w:object>
        </w:r>
      </w:ins>
    </w:p>
    <w:p w14:paraId="0FD65ACF" w14:textId="77777777" w:rsidR="00FA4301" w:rsidRDefault="00BC26C2">
      <w:pPr>
        <w:widowControl/>
        <w:ind w:firstLine="420"/>
      </w:pPr>
      <w:r>
        <w:t>最大距离可表示为：</w:t>
      </w:r>
    </w:p>
    <w:p w14:paraId="454B8235" w14:textId="77777777" w:rsidR="00FA4301" w:rsidRDefault="00FA4301">
      <w:pPr>
        <w:widowControl/>
      </w:pPr>
    </w:p>
    <w:p w14:paraId="1FCEB1CE" w14:textId="77777777" w:rsidR="00FA4301" w:rsidRDefault="00FA4301">
      <w:pPr>
        <w:widowControl/>
        <w:ind w:firstLine="420"/>
      </w:pPr>
    </w:p>
    <w:p w14:paraId="31AD41C5" w14:textId="77777777" w:rsidR="00FA4301" w:rsidRDefault="00BC26C2">
      <w:pPr>
        <w:pStyle w:val="MTDisplayEquation"/>
        <w:ind w:firstLine="420"/>
      </w:pPr>
      <w:ins w:id="302" w:author="吴溜" w:date="2024-11-25T19:54:00Z">
        <w:r>
          <w:t xml:space="preserve"> </w:t>
        </w:r>
      </w:ins>
      <m:oMath>
        <m:sSub>
          <m:sSubPr>
            <m:ctrlPr>
              <w:del w:id="303" w:author="吴溜" w:date="2024-11-25T19:54:00Z">
                <w:rPr>
                  <w:rFonts w:ascii="Cambria Math" w:hAnsi="Cambria Math"/>
                </w:rPr>
              </w:del>
            </m:ctrlPr>
          </m:sSubPr>
          <m:e>
            <m:r>
              <w:del w:id="304" w:author="吴溜" w:date="2024-11-25T19:54:00Z">
                <m:rPr>
                  <m:sty m:val="p"/>
                </m:rPr>
                <w:rPr>
                  <w:rFonts w:ascii="Cambria Math" w:hAnsi="Cambria Math"/>
                </w:rPr>
                <m:t>d</m:t>
              </w:del>
            </m:r>
          </m:e>
          <m:sub>
            <m:r>
              <w:del w:id="305" w:author="吴溜" w:date="2024-11-25T19:54:00Z">
                <m:rPr>
                  <m:sty m:val="p"/>
                </m:rPr>
                <w:rPr>
                  <w:rFonts w:ascii="Cambria Math" w:hAnsi="Cambria Math"/>
                </w:rPr>
                <m:t>max</m:t>
              </w:del>
            </m:r>
          </m:sub>
        </m:sSub>
        <m:r>
          <w:del w:id="306" w:author="吴溜" w:date="2024-11-25T19:54:00Z">
            <m:rPr>
              <m:sty m:val="p"/>
            </m:rPr>
            <w:rPr>
              <w:rFonts w:ascii="Cambria Math" w:hAnsi="Cambria Math"/>
            </w:rPr>
            <m:t>=</m:t>
          </w:del>
        </m:r>
        <m:rad>
          <m:radPr>
            <m:degHide m:val="1"/>
            <m:ctrlPr>
              <w:del w:id="307" w:author="吴溜" w:date="2024-11-25T19:54:00Z">
                <w:rPr>
                  <w:rFonts w:ascii="Cambria Math" w:hAnsi="Cambria Math"/>
                </w:rPr>
              </w:del>
            </m:ctrlPr>
          </m:radPr>
          <m:deg/>
          <m:e>
            <m:r>
              <w:del w:id="308" w:author="吴溜" w:date="2024-11-25T19:54:00Z">
                <m:rPr>
                  <m:sty m:val="p"/>
                </m:rPr>
                <w:rPr>
                  <w:rFonts w:ascii="Cambria Math" w:hAnsi="Cambria Math"/>
                </w:rPr>
                <m:t>n⋅</m:t>
              </w:del>
            </m:r>
            <m:sSup>
              <m:sSupPr>
                <m:ctrlPr>
                  <w:del w:id="309" w:author="吴溜" w:date="2024-11-25T19:54:00Z">
                    <w:rPr>
                      <w:rFonts w:ascii="Cambria Math" w:hAnsi="Cambria Math"/>
                    </w:rPr>
                  </w:del>
                </m:ctrlPr>
              </m:sSupPr>
              <m:e>
                <m:d>
                  <m:dPr>
                    <m:ctrlPr>
                      <w:del w:id="310" w:author="吴溜" w:date="2024-11-25T19:54:00Z">
                        <w:rPr>
                          <w:rFonts w:ascii="Cambria Math" w:hAnsi="Cambria Math"/>
                        </w:rPr>
                      </w:del>
                    </m:ctrlPr>
                  </m:dPr>
                  <m:e>
                    <m:sSup>
                      <m:sSupPr>
                        <m:ctrlPr>
                          <w:del w:id="311" w:author="吴溜" w:date="2024-11-25T19:54:00Z">
                            <w:rPr>
                              <w:rFonts w:ascii="Cambria Math" w:hAnsi="Cambria Math"/>
                            </w:rPr>
                          </w:del>
                        </m:ctrlPr>
                      </m:sSupPr>
                      <m:e>
                        <m:r>
                          <w:del w:id="312" w:author="吴溜" w:date="2024-11-25T19:54:00Z">
                            <m:rPr>
                              <m:sty m:val="p"/>
                            </m:rPr>
                            <w:rPr>
                              <w:rFonts w:ascii="Cambria Math" w:hAnsi="Cambria Math"/>
                            </w:rPr>
                            <m:t>m</m:t>
                          </w:del>
                        </m:r>
                      </m:e>
                      <m:sup>
                        <m:r>
                          <w:del w:id="313" w:author="吴溜" w:date="2024-11-25T19:54:00Z">
                            <m:rPr>
                              <m:sty m:val="p"/>
                            </m:rPr>
                            <w:rPr>
                              <w:rFonts w:ascii="Cambria Math" w:hAnsi="Cambria Math"/>
                            </w:rPr>
                            <m:t>1/n</m:t>
                          </w:del>
                        </m:r>
                      </m:sup>
                    </m:sSup>
                    <m:r>
                      <w:del w:id="314" w:author="吴溜" w:date="2024-11-25T19:54:00Z">
                        <m:rPr>
                          <m:sty m:val="p"/>
                        </m:rPr>
                        <w:rPr>
                          <w:rFonts w:ascii="Cambria Math" w:hAnsi="Cambria Math"/>
                        </w:rPr>
                        <m:t>-1</m:t>
                      </w:del>
                    </m:r>
                  </m:e>
                </m:d>
              </m:e>
              <m:sup>
                <m:r>
                  <w:del w:id="315" w:author="吴溜" w:date="2024-11-25T19:54:00Z">
                    <m:rPr>
                      <m:sty m:val="p"/>
                    </m:rPr>
                    <w:rPr>
                      <w:rFonts w:ascii="Cambria Math" w:hAnsi="Cambria Math"/>
                    </w:rPr>
                    <m:t>2</m:t>
                  </w:del>
                </m:r>
              </m:sup>
            </m:sSup>
          </m:e>
        </m:rad>
        <m:r>
          <w:del w:id="316" w:author="吴溜" w:date="2024-11-25T19:54:00Z">
            <m:rPr>
              <m:sty m:val="p"/>
            </m:rPr>
            <w:rPr>
              <w:rFonts w:ascii="Cambria Math" w:hAnsi="Cambria Math"/>
            </w:rPr>
            <m:t>.</m:t>
          </w:del>
        </m:r>
      </m:oMath>
      <w:del w:id="317" w:author="吴溜" w:date="2024-11-25T19:54:00Z">
        <w:r>
          <w:rPr>
            <w:rFonts w:hint="eastAsia"/>
          </w:rPr>
          <w:delText xml:space="preserve">          </w:delText>
        </w:r>
      </w:del>
      <w:r>
        <w:rPr>
          <w:rFonts w:hint="eastAsia"/>
        </w:rPr>
        <w:t xml:space="preserve">     </w:t>
      </w:r>
      <w:r>
        <w:rPr>
          <w:rFonts w:hint="eastAsia"/>
        </w:rPr>
        <w:tab/>
      </w:r>
      <w:ins w:id="318" w:author="吴溜" w:date="2024-11-25T19:56:00Z">
        <w:r>
          <w:object w:dxaOrig="2196" w:dyaOrig="564" w14:anchorId="6071D9D5">
            <v:shape id="_x0000_i1071" type="#_x0000_t75" style="width:109.85pt;height:28.05pt" o:ole="">
              <v:imagedata r:id="rId103" o:title=""/>
              <o:lock v:ext="edit" aspectratio="f"/>
            </v:shape>
            <o:OLEObject Type="Embed" ProgID="Equation.DSMT4" ShapeID="_x0000_i1071" DrawAspect="Content" ObjectID="_1817499856" r:id="rId104"/>
          </w:object>
        </w:r>
      </w:ins>
      <w:r>
        <w:rPr>
          <w:rFonts w:hint="eastAsia"/>
        </w:rPr>
        <w:tab/>
      </w:r>
      <w:ins w:id="319" w:author="吴溜" w:date="2024-11-25T19:55:00Z">
        <w:r>
          <w:t xml:space="preserve"> </w:t>
        </w:r>
      </w:ins>
      <w:r>
        <w:rPr>
          <w:rFonts w:hint="eastAsia"/>
        </w:rPr>
        <w:t xml:space="preserve">     </w:t>
      </w:r>
      <w:r>
        <w:rPr>
          <w:rFonts w:hint="eastAsia"/>
        </w:rPr>
        <w:t>（</w:t>
      </w:r>
      <w:r>
        <w:rPr>
          <w:rFonts w:hint="eastAsia"/>
        </w:rPr>
        <w:t>24</w:t>
      </w:r>
      <w:r>
        <w:rPr>
          <w:rFonts w:hint="eastAsia"/>
        </w:rPr>
        <w:t>）</w:t>
      </w:r>
    </w:p>
    <w:p w14:paraId="7940687F" w14:textId="77777777" w:rsidR="00FA4301" w:rsidRDefault="00FA4301">
      <w:pPr>
        <w:pStyle w:val="MTDisplayEquation"/>
        <w:ind w:firstLine="420"/>
      </w:pPr>
    </w:p>
    <w:p w14:paraId="01A65779" w14:textId="77777777" w:rsidR="00FA4301" w:rsidRDefault="00BC26C2">
      <w:pPr>
        <w:pStyle w:val="MTDisplayEquation"/>
        <w:ind w:firstLine="420"/>
        <w:rPr>
          <w:ins w:id="320" w:author="吴溜" w:date="2024-11-25T20:00:00Z"/>
        </w:rPr>
      </w:pPr>
      <w:r>
        <w:rPr>
          <w:rFonts w:hint="eastAsia"/>
        </w:rPr>
        <w:t>故而</w:t>
      </w:r>
      <w:r>
        <w:t>将</w:t>
      </w:r>
      <w:r>
        <w:rPr>
          <w:rFonts w:hint="eastAsia"/>
        </w:rPr>
        <w:t>上述</w:t>
      </w:r>
      <w:r>
        <w:t>公式推广至</w:t>
      </w:r>
      <w:r>
        <w:rPr>
          <w:position w:val="-6"/>
        </w:rPr>
        <w:object w:dxaOrig="180" w:dyaOrig="204" w14:anchorId="670A48F1">
          <v:shape id="_x0000_i1072" type="#_x0000_t75" style="width:9.15pt;height:10.35pt" o:ole="">
            <v:imagedata r:id="rId105" o:title=""/>
          </v:shape>
          <o:OLEObject Type="Embed" ProgID="Equation.DSMT4" ShapeID="_x0000_i1072" DrawAspect="Content" ObjectID="_1817499857" r:id="rId106"/>
        </w:object>
      </w:r>
      <w:r>
        <w:t>维设计空间，获取</w:t>
      </w:r>
      <w:r>
        <w:rPr>
          <w:position w:val="-6"/>
        </w:rPr>
        <w:object w:dxaOrig="228" w:dyaOrig="204" w14:anchorId="6D2EAF45">
          <v:shape id="_x0000_i1073" type="#_x0000_t75" style="width:11.6pt;height:10.35pt" o:ole="">
            <v:imagedata r:id="rId107" o:title=""/>
          </v:shape>
          <o:OLEObject Type="Embed" ProgID="Equation.DSMT4" ShapeID="_x0000_i1073" DrawAspect="Content" ObjectID="_1817499858" r:id="rId108"/>
        </w:object>
      </w:r>
      <w:proofErr w:type="gramStart"/>
      <w:r>
        <w:t>个</w:t>
      </w:r>
      <w:proofErr w:type="gramEnd"/>
      <w:r>
        <w:t>样本点时，</w:t>
      </w:r>
      <w:r>
        <w:rPr>
          <w:rFonts w:hint="eastAsia"/>
        </w:rPr>
        <w:t>则</w:t>
      </w:r>
      <w:r>
        <w:rPr>
          <w:position w:val="-6"/>
        </w:rPr>
        <w:object w:dxaOrig="204" w:dyaOrig="288" w14:anchorId="0559E407">
          <v:shape id="_x0000_i1074" type="#_x0000_t75" style="width:10.35pt;height:14.65pt" o:ole="">
            <v:imagedata r:id="rId109" o:title=""/>
          </v:shape>
          <o:OLEObject Type="Embed" ProgID="Equation.3" ShapeID="_x0000_i1074" DrawAspect="Content" ObjectID="_1817499859" r:id="rId110"/>
        </w:object>
      </w:r>
      <w:r>
        <w:rPr>
          <w:rFonts w:hint="eastAsia"/>
        </w:rPr>
        <w:t>计算公式</w:t>
      </w:r>
      <w:r>
        <w:t>为：</w:t>
      </w:r>
    </w:p>
    <w:p w14:paraId="2E3F7795" w14:textId="77777777" w:rsidR="00FA4301" w:rsidRDefault="00FA4301"/>
    <w:p w14:paraId="24F3959D" w14:textId="77777777" w:rsidR="00FA4301" w:rsidRDefault="00BC26C2">
      <w:pPr>
        <w:pStyle w:val="MTDisplayEquation"/>
        <w:ind w:firstLine="420"/>
      </w:pPr>
      <w:r>
        <w:tab/>
      </w:r>
      <w:r>
        <w:object w:dxaOrig="1668" w:dyaOrig="732" w14:anchorId="239E8A13">
          <v:shape id="_x0000_i1075" type="#_x0000_t75" style="width:83.6pt;height:36.6pt" o:ole="">
            <v:imagedata r:id="rId111" o:title=""/>
          </v:shape>
          <o:OLEObject Type="Embed" ProgID="Equation.DSMT4" ShapeID="_x0000_i1075" DrawAspect="Content" ObjectID="_1817499860" r:id="rId112"/>
        </w:object>
      </w:r>
      <w:r>
        <w:tab/>
      </w:r>
      <w:r>
        <w:rPr>
          <w:rFonts w:hint="eastAsia"/>
        </w:rPr>
        <w:t>（</w:t>
      </w:r>
      <w:r>
        <w:rPr>
          <w:rFonts w:hint="eastAsia"/>
        </w:rPr>
        <w:t>25</w:t>
      </w:r>
      <w:r>
        <w:rPr>
          <w:rFonts w:hint="eastAsia"/>
        </w:rPr>
        <w:t>）</w:t>
      </w:r>
    </w:p>
    <w:p w14:paraId="234AB62E" w14:textId="77777777" w:rsidR="00FA4301" w:rsidRDefault="00A93B3D">
      <w:pPr>
        <w:widowControl/>
        <w:numPr>
          <w:ilvl w:val="255"/>
          <w:numId w:val="0"/>
        </w:numPr>
        <w:ind w:firstLine="420"/>
      </w:pPr>
      <m:oMath>
        <m:rad>
          <m:radPr>
            <m:degHide m:val="1"/>
            <m:ctrlPr>
              <w:rPr>
                <w:rFonts w:ascii="Cambria Math" w:hAnsi="Cambria Math"/>
                <w:i/>
              </w:rPr>
            </m:ctrlPr>
          </m:radPr>
          <m:deg/>
          <m:e>
            <m:r>
              <w:rPr>
                <w:rFonts w:ascii="Cambria Math" w:hAnsi="Cambria Math"/>
              </w:rPr>
              <m:t>n</m:t>
            </m:r>
          </m:e>
        </m:rad>
      </m:oMath>
      <w:r w:rsidR="00BC26C2">
        <w:rPr>
          <w:rFonts w:hAnsi="Cambria Math" w:hint="eastAsia"/>
        </w:rPr>
        <w:t xml:space="preserve"> </w:t>
      </w:r>
      <w:r w:rsidR="00BC26C2">
        <w:t>表示设计空间的维度数，反映了对角线的几何关系。</w:t>
      </w:r>
    </w:p>
    <w:p w14:paraId="2F7AB4FD" w14:textId="77777777" w:rsidR="00FA4301" w:rsidRDefault="00A93B3D">
      <w:pPr>
        <w:widowControl/>
        <w:numPr>
          <w:ilvl w:val="255"/>
          <w:numId w:val="0"/>
        </w:numPr>
        <w:ind w:firstLine="420"/>
      </w:pPr>
      <m:oMath>
        <m:sSup>
          <m:sSupPr>
            <m:ctrlPr>
              <w:rPr>
                <w:rFonts w:ascii="Cambria Math" w:hAnsi="Cambria Math"/>
              </w:rPr>
            </m:ctrlPr>
          </m:sSupPr>
          <m:e>
            <m:r>
              <w:rPr>
                <w:rFonts w:ascii="Cambria Math" w:hAnsi="Cambria Math"/>
              </w:rPr>
              <m:t>m</m:t>
            </m:r>
          </m:e>
          <m:sup>
            <m:r>
              <w:rPr>
                <w:rFonts w:ascii="Cambria Math" w:hAnsi="Cambria Math"/>
              </w:rPr>
              <m:t>1</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1</m:t>
        </m:r>
      </m:oMath>
      <w:r w:rsidR="00BC26C2">
        <w:rPr>
          <w:rFonts w:hint="eastAsia"/>
        </w:rPr>
        <w:t xml:space="preserve"> </w:t>
      </w:r>
      <w:r w:rsidR="00BC26C2">
        <w:t>是每个维度上区间数的调整因子，表示从设计空间的最小值到最大值的跨度。</w:t>
      </w:r>
    </w:p>
    <w:p w14:paraId="216C04CD" w14:textId="77777777" w:rsidR="00FA4301" w:rsidRDefault="00BC26C2">
      <w:pPr>
        <w:ind w:firstLine="420"/>
      </w:pPr>
      <w:r>
        <w:t>这个公式揭示了最大距离与设计空间维度数 n 和样本点数 m 之间的关系</w:t>
      </w:r>
      <w:r>
        <w:rPr>
          <w:rFonts w:hint="eastAsia"/>
        </w:rPr>
        <w:t>。</w:t>
      </w:r>
    </w:p>
    <w:p w14:paraId="2FBF6D1F" w14:textId="77777777" w:rsidR="00FA4301" w:rsidRDefault="00BC26C2">
      <w:pPr>
        <w:pStyle w:val="C"/>
        <w:ind w:firstLine="420"/>
      </w:pPr>
      <w:r>
        <w:rPr>
          <w:rFonts w:hint="eastAsia"/>
        </w:rPr>
        <w:t>上述</w:t>
      </w:r>
      <w:r>
        <w:t>公式计算得出的</w:t>
      </w:r>
      <w:r>
        <w:rPr>
          <w:position w:val="-6"/>
        </w:rPr>
        <w:object w:dxaOrig="204" w:dyaOrig="288" w14:anchorId="5E6C275A">
          <v:shape id="_x0000_i1076" type="#_x0000_t75" style="width:10.35pt;height:14.65pt" o:ole="">
            <v:imagedata r:id="rId109" o:title=""/>
          </v:shape>
          <o:OLEObject Type="Embed" ProgID="Equation.3" ShapeID="_x0000_i1076" DrawAspect="Content" ObjectID="_1817499861" r:id="rId113"/>
        </w:object>
      </w:r>
      <w:r>
        <w:t>是理想均匀的情况，而</w:t>
      </w:r>
      <w:proofErr w:type="gramStart"/>
      <w:r>
        <w:t>拉丁超立方</w:t>
      </w:r>
      <w:proofErr w:type="gramEnd"/>
      <w:r>
        <w:t>取样法获得的样本具备一定随机性，因此，</w:t>
      </w:r>
      <w:r>
        <w:rPr>
          <w:rFonts w:hint="eastAsia"/>
        </w:rPr>
        <w:t>定义缩放系数</w:t>
      </w:r>
      <w:r>
        <w:rPr>
          <w:position w:val="-10"/>
        </w:rPr>
        <w:object w:dxaOrig="204" w:dyaOrig="228" w14:anchorId="40BB6C8A">
          <v:shape id="_x0000_i1077" type="#_x0000_t75" style="width:10.35pt;height:11.6pt" o:ole="">
            <v:imagedata r:id="rId114" o:title=""/>
          </v:shape>
          <o:OLEObject Type="Embed" ProgID="Equation.DSMT4" ShapeID="_x0000_i1077" DrawAspect="Content" ObjectID="_1817499862" r:id="rId115"/>
        </w:object>
      </w:r>
      <w:r>
        <w:t>对</w:t>
      </w:r>
      <w:r>
        <w:rPr>
          <w:position w:val="-6"/>
        </w:rPr>
        <w:object w:dxaOrig="204" w:dyaOrig="288" w14:anchorId="1C5E7FDD">
          <v:shape id="_x0000_i1078" type="#_x0000_t75" style="width:10.35pt;height:14.65pt" o:ole="">
            <v:imagedata r:id="rId109" o:title=""/>
          </v:shape>
          <o:OLEObject Type="Embed" ProgID="Equation.3" ShapeID="_x0000_i1078" DrawAspect="Content" ObjectID="_1817499863" r:id="rId116"/>
        </w:object>
      </w:r>
      <w:r>
        <w:rPr>
          <w:rFonts w:hint="eastAsia"/>
        </w:rPr>
        <w:t>计算公式</w:t>
      </w:r>
      <w:r>
        <w:t>进行缩</w:t>
      </w:r>
      <w:r>
        <w:rPr>
          <w:rFonts w:hint="eastAsia"/>
        </w:rPr>
        <w:t>放。</w:t>
      </w:r>
    </w:p>
    <w:p w14:paraId="5DCA03DE" w14:textId="77777777" w:rsidR="00FA4301" w:rsidRDefault="00BC26C2">
      <w:pPr>
        <w:pStyle w:val="MTDisplayEquation"/>
        <w:ind w:firstLine="420"/>
      </w:pPr>
      <w:r>
        <w:tab/>
      </w:r>
      <w:r>
        <w:rPr>
          <w:position w:val="-40"/>
        </w:rPr>
        <w:object w:dxaOrig="2040" w:dyaOrig="756" w14:anchorId="45528272">
          <v:shape id="_x0000_i1079" type="#_x0000_t75" style="width:101.9pt;height:37.85pt" o:ole="">
            <v:imagedata r:id="rId117" o:title=""/>
          </v:shape>
          <o:OLEObject Type="Embed" ProgID="Equation.DSMT4" ShapeID="_x0000_i1079" DrawAspect="Content" ObjectID="_1817499864" r:id="rId118"/>
        </w:object>
      </w:r>
      <w:r>
        <w:tab/>
      </w:r>
      <w:r>
        <w:rPr>
          <w:rFonts w:hint="eastAsia"/>
        </w:rPr>
        <w:t>（</w:t>
      </w:r>
      <w:r>
        <w:rPr>
          <w:rFonts w:hint="eastAsia"/>
        </w:rPr>
        <w:t>26</w:t>
      </w:r>
      <w:r>
        <w:rPr>
          <w:rFonts w:hint="eastAsia"/>
        </w:rPr>
        <w:t>）</w:t>
      </w:r>
    </w:p>
    <w:p w14:paraId="2A035209" w14:textId="77777777" w:rsidR="00FA4301" w:rsidRDefault="00BC26C2">
      <w:pPr>
        <w:pStyle w:val="C"/>
        <w:ind w:firstLine="420"/>
      </w:pPr>
      <w:r>
        <w:t>其中，</w:t>
      </w:r>
      <w:r>
        <w:rPr>
          <w:position w:val="-6"/>
        </w:rPr>
        <w:object w:dxaOrig="204" w:dyaOrig="204" w14:anchorId="4549CB29">
          <v:shape id="_x0000_i1080" type="#_x0000_t75" style="width:10.35pt;height:10.35pt" o:ole="">
            <v:imagedata r:id="rId119" o:title=""/>
          </v:shape>
          <o:OLEObject Type="Embed" ProgID="Equation.DSMT4" ShapeID="_x0000_i1080" DrawAspect="Content" ObjectID="_1817499865" r:id="rId120"/>
        </w:object>
      </w:r>
      <w:r>
        <w:t>是设计空间维度，</w:t>
      </w:r>
      <w:r>
        <w:rPr>
          <w:position w:val="-6"/>
        </w:rPr>
        <w:object w:dxaOrig="228" w:dyaOrig="204" w14:anchorId="46670E4A">
          <v:shape id="_x0000_i1081" type="#_x0000_t75" style="width:11.6pt;height:10.35pt" o:ole="">
            <v:imagedata r:id="rId121" o:title=""/>
          </v:shape>
          <o:OLEObject Type="Embed" ProgID="Equation.DSMT4" ShapeID="_x0000_i1081" DrawAspect="Content" ObjectID="_1817499866" r:id="rId122"/>
        </w:object>
      </w:r>
      <w:r>
        <w:t>是样本点个数，</w:t>
      </w:r>
      <w:r>
        <w:rPr>
          <w:position w:val="-10"/>
        </w:rPr>
        <w:object w:dxaOrig="204" w:dyaOrig="228" w14:anchorId="11654284">
          <v:shape id="_x0000_i1082" type="#_x0000_t75" style="width:10.35pt;height:11.6pt" o:ole="">
            <v:imagedata r:id="rId123" o:title=""/>
          </v:shape>
          <o:OLEObject Type="Embed" ProgID="Equation.DSMT4" ShapeID="_x0000_i1082" DrawAspect="Content" ObjectID="_1817499867" r:id="rId124"/>
        </w:object>
      </w:r>
      <w:r>
        <w:t>是根据实际使用情况取值的缩放系数，</w:t>
      </w:r>
      <w:r>
        <w:rPr>
          <w:rFonts w:hint="eastAsia"/>
        </w:rPr>
        <w:t>本文取</w:t>
      </w:r>
      <w:commentRangeStart w:id="321"/>
      <w:r>
        <w:rPr>
          <w:position w:val="-10"/>
        </w:rPr>
        <w:object w:dxaOrig="732" w:dyaOrig="324" w14:anchorId="43D84313">
          <v:shape id="_x0000_i1083" type="#_x0000_t75" style="width:36.6pt;height:16.45pt" o:ole="">
            <v:imagedata r:id="rId125" o:title=""/>
          </v:shape>
          <o:OLEObject Type="Embed" ProgID="Equation.DSMT4" ShapeID="_x0000_i1083" DrawAspect="Content" ObjectID="_1817499868" r:id="rId126"/>
        </w:object>
      </w:r>
      <w:commentRangeEnd w:id="321"/>
      <w:r>
        <w:commentReference w:id="321"/>
      </w:r>
      <w:r>
        <w:t>。</w:t>
      </w:r>
    </w:p>
    <w:p w14:paraId="5C6EFCCF" w14:textId="77777777" w:rsidR="00FA4301" w:rsidRDefault="00BC26C2">
      <w:pPr>
        <w:pStyle w:val="C"/>
        <w:ind w:firstLine="420"/>
        <w:rPr>
          <w:rFonts w:cs="Times New Roman"/>
        </w:rPr>
      </w:pPr>
      <w:r>
        <w:rPr>
          <w:rFonts w:cs="Times New Roman" w:hint="eastAsia"/>
        </w:rPr>
        <w:t>Improved Latin Hypercubic Sampling (ILHS)</w:t>
      </w:r>
      <w:r>
        <w:rPr>
          <w:rFonts w:cs="Times New Roman" w:hint="eastAsia"/>
        </w:rPr>
        <w:t>步骤如下：</w:t>
      </w:r>
    </w:p>
    <w:p w14:paraId="28E56D5D" w14:textId="77777777" w:rsidR="00FA4301" w:rsidRDefault="00BC26C2">
      <w:pPr>
        <w:pStyle w:val="C"/>
        <w:ind w:firstLine="420"/>
      </w:pPr>
      <w:r>
        <w:t xml:space="preserve">Step </w:t>
      </w:r>
      <w:r>
        <w:rPr>
          <w:rFonts w:hint="eastAsia"/>
        </w:rPr>
        <w:t>1</w:t>
      </w:r>
      <w:r>
        <w:rPr>
          <w:rFonts w:hint="eastAsia"/>
        </w:rPr>
        <w:t>：</w:t>
      </w:r>
      <w:r>
        <w:t>设</w:t>
      </w:r>
      <w:proofErr w:type="gramStart"/>
      <w:r>
        <w:rPr>
          <w:rFonts w:hint="eastAsia"/>
        </w:rPr>
        <w:t>拉丁超立方</w:t>
      </w:r>
      <w:proofErr w:type="gramEnd"/>
      <w:r>
        <w:rPr>
          <w:rFonts w:hint="eastAsia"/>
        </w:rPr>
        <w:t>取样法</w:t>
      </w:r>
      <w:r>
        <w:t>的初始</w:t>
      </w:r>
      <w:r>
        <w:rPr>
          <w:rFonts w:hint="eastAsia"/>
        </w:rPr>
        <w:t>次数</w:t>
      </w:r>
      <w:r>
        <w:rPr>
          <w:position w:val="-6"/>
        </w:rPr>
        <w:object w:dxaOrig="444" w:dyaOrig="228" w14:anchorId="66259724">
          <v:shape id="_x0000_i1084" type="#_x0000_t75" style="width:21.95pt;height:11.6pt" o:ole="">
            <v:imagedata r:id="rId127" o:title=""/>
          </v:shape>
          <o:OLEObject Type="Embed" ProgID="Equation.DSMT4" ShapeID="_x0000_i1084" DrawAspect="Content" ObjectID="_1817499869" r:id="rId128"/>
        </w:object>
      </w:r>
      <w:r>
        <w:rPr>
          <w:rFonts w:hint="eastAsia"/>
        </w:rPr>
        <w:t>，最大取样次数</w:t>
      </w:r>
      <w:r>
        <w:rPr>
          <w:position w:val="-10"/>
        </w:rPr>
        <w:object w:dxaOrig="396" w:dyaOrig="324" w14:anchorId="5F432061">
          <v:shape id="_x0000_i1085" type="#_x0000_t75" style="width:19.55pt;height:16.45pt" o:ole="">
            <v:imagedata r:id="rId129" o:title=""/>
          </v:shape>
          <o:OLEObject Type="Embed" ProgID="Equation.DSMT4" ShapeID="_x0000_i1085" DrawAspect="Content" ObjectID="_1817499870" r:id="rId130"/>
        </w:object>
      </w:r>
      <w:r>
        <w:rPr>
          <w:rFonts w:hint="eastAsia"/>
        </w:rPr>
        <w:t>；</w:t>
      </w:r>
    </w:p>
    <w:p w14:paraId="04A14C4D" w14:textId="77777777" w:rsidR="00FA4301" w:rsidRDefault="00BC26C2">
      <w:pPr>
        <w:pStyle w:val="C"/>
        <w:ind w:firstLine="420"/>
      </w:pPr>
      <w:r>
        <w:lastRenderedPageBreak/>
        <w:t>Step 2</w:t>
      </w:r>
      <w:r>
        <w:t>，采用</w:t>
      </w:r>
      <w:proofErr w:type="gramStart"/>
      <w:r>
        <w:t>拉丁超立方</w:t>
      </w:r>
      <w:proofErr w:type="gramEnd"/>
      <w:r>
        <w:t>取样法获取样本</w:t>
      </w:r>
      <w:r>
        <w:rPr>
          <w:position w:val="-4"/>
        </w:rPr>
        <w:object w:dxaOrig="228" w:dyaOrig="228" w14:anchorId="4121A9B6">
          <v:shape id="_x0000_i1086" type="#_x0000_t75" style="width:11.6pt;height:11.6pt" o:ole="">
            <v:imagedata r:id="rId131" o:title=""/>
          </v:shape>
          <o:OLEObject Type="Embed" ProgID="Equation.DSMT4" ShapeID="_x0000_i1086" DrawAspect="Content" ObjectID="_1817499871" r:id="rId132"/>
        </w:object>
      </w:r>
      <w:r>
        <w:t>，</w:t>
      </w:r>
      <w:r>
        <w:rPr>
          <w:position w:val="-6"/>
        </w:rPr>
        <w:object w:dxaOrig="708" w:dyaOrig="228" w14:anchorId="2DA76FDC">
          <v:shape id="_x0000_i1087" type="#_x0000_t75" style="width:35.4pt;height:11.6pt" o:ole="">
            <v:imagedata r:id="rId133" o:title=""/>
          </v:shape>
          <o:OLEObject Type="Embed" ProgID="Equation.DSMT4" ShapeID="_x0000_i1087" DrawAspect="Content" ObjectID="_1817499872" r:id="rId134"/>
        </w:object>
      </w:r>
      <w:r>
        <w:rPr>
          <w:rFonts w:hint="eastAsia"/>
        </w:rPr>
        <w:t>；</w:t>
      </w:r>
    </w:p>
    <w:p w14:paraId="3AF8CC56" w14:textId="77777777" w:rsidR="00FA4301" w:rsidRDefault="00BC26C2">
      <w:pPr>
        <w:pStyle w:val="C"/>
        <w:ind w:firstLine="420"/>
      </w:pPr>
      <w:r>
        <w:t>Step 3</w:t>
      </w:r>
      <w:r>
        <w:t>，计算两两样本点的距离</w:t>
      </w:r>
      <w:r>
        <w:rPr>
          <w:position w:val="-4"/>
        </w:rPr>
        <w:object w:dxaOrig="228" w:dyaOrig="228" w14:anchorId="63B0BCF0">
          <v:shape id="_x0000_i1088" type="#_x0000_t75" style="width:11.6pt;height:11.6pt" o:ole="">
            <v:imagedata r:id="rId135" o:title=""/>
          </v:shape>
          <o:OLEObject Type="Embed" ProgID="Equation.DSMT4" ShapeID="_x0000_i1088" DrawAspect="Content" ObjectID="_1817499873" r:id="rId136"/>
        </w:object>
      </w:r>
      <w:r>
        <w:t>，令其中最大值为</w:t>
      </w:r>
      <w:r>
        <w:rPr>
          <w:position w:val="-10"/>
        </w:rPr>
        <w:object w:dxaOrig="444" w:dyaOrig="324" w14:anchorId="12611A46">
          <v:shape id="_x0000_i1089" type="#_x0000_t75" style="width:21.95pt;height:16.45pt" o:ole="">
            <v:imagedata r:id="rId137" o:title=""/>
          </v:shape>
          <o:OLEObject Type="Embed" ProgID="Equation.DSMT4" ShapeID="_x0000_i1089" DrawAspect="Content" ObjectID="_1817499874" r:id="rId138"/>
        </w:object>
      </w:r>
      <w:r>
        <w:t>，最小值为</w:t>
      </w:r>
      <w:r>
        <w:rPr>
          <w:position w:val="-10"/>
        </w:rPr>
        <w:object w:dxaOrig="444" w:dyaOrig="324" w14:anchorId="63214DCB">
          <v:shape id="_x0000_i1090" type="#_x0000_t75" style="width:21.95pt;height:16.45pt" o:ole="">
            <v:imagedata r:id="rId139" o:title=""/>
          </v:shape>
          <o:OLEObject Type="Embed" ProgID="Equation.DSMT4" ShapeID="_x0000_i1090" DrawAspect="Content" ObjectID="_1817499875" r:id="rId140"/>
        </w:object>
      </w:r>
      <w:r>
        <w:t>；</w:t>
      </w:r>
    </w:p>
    <w:p w14:paraId="75C3D914" w14:textId="77777777" w:rsidR="00FA4301" w:rsidRDefault="00BC26C2">
      <w:pPr>
        <w:pStyle w:val="C"/>
        <w:ind w:firstLine="420"/>
      </w:pPr>
      <w:r>
        <w:t>Step 4</w:t>
      </w:r>
      <w:r>
        <w:t>，若</w:t>
      </w:r>
      <w:r>
        <w:rPr>
          <w:position w:val="-10"/>
        </w:rPr>
        <w:object w:dxaOrig="1404" w:dyaOrig="324" w14:anchorId="5419598E">
          <v:shape id="_x0000_i1091" type="#_x0000_t75" style="width:70.15pt;height:16.45pt" o:ole="">
            <v:imagedata r:id="rId141" o:title=""/>
          </v:shape>
          <o:OLEObject Type="Embed" ProgID="Equation.DSMT4" ShapeID="_x0000_i1091" DrawAspect="Content" ObjectID="_1817499876" r:id="rId142"/>
        </w:object>
      </w:r>
      <w:r>
        <w:t>，则输出本次取样结果，抽样结束，否则继续下一个步骤。</w:t>
      </w:r>
      <w:r>
        <w:rPr>
          <w:position w:val="-6"/>
        </w:rPr>
        <w:object w:dxaOrig="204" w:dyaOrig="288" w14:anchorId="224A09BA">
          <v:shape id="_x0000_i1092" type="#_x0000_t75" style="width:10.35pt;height:14.65pt" o:ole="">
            <v:imagedata r:id="rId109" o:title=""/>
          </v:shape>
          <o:OLEObject Type="Embed" ProgID="Equation.3" ShapeID="_x0000_i1092" DrawAspect="Content" ObjectID="_1817499877" r:id="rId143"/>
        </w:object>
      </w:r>
      <w:r>
        <w:t>为极值距离约束取样法的参数，为获得适当的</w:t>
      </w:r>
      <w:r>
        <w:rPr>
          <w:position w:val="-6"/>
        </w:rPr>
        <w:object w:dxaOrig="204" w:dyaOrig="228" w14:anchorId="57D65E8C">
          <v:shape id="_x0000_i1093" type="#_x0000_t75" style="width:10.35pt;height:11.6pt" o:ole="">
            <v:imagedata r:id="rId144" o:title=""/>
          </v:shape>
          <o:OLEObject Type="Embed" ProgID="Equation.DSMT4" ShapeID="_x0000_i1093" DrawAspect="Content" ObjectID="_1817499878" r:id="rId145"/>
        </w:object>
      </w:r>
      <w:r>
        <w:t>值，定义</w:t>
      </w:r>
      <w:r>
        <w:rPr>
          <w:position w:val="-6"/>
        </w:rPr>
        <w:object w:dxaOrig="204" w:dyaOrig="288" w14:anchorId="3C489158">
          <v:shape id="_x0000_i1094" type="#_x0000_t75" style="width:10.35pt;height:14.65pt" o:ole="">
            <v:imagedata r:id="rId109" o:title=""/>
          </v:shape>
          <o:OLEObject Type="Embed" ProgID="Equation.3" ShapeID="_x0000_i1094" DrawAspect="Content" ObjectID="_1817499879" r:id="rId146"/>
        </w:object>
      </w:r>
      <w:r>
        <w:t>的公式如下：</w:t>
      </w:r>
    </w:p>
    <w:p w14:paraId="756BCC4C" w14:textId="77777777" w:rsidR="00FA4301" w:rsidRDefault="00BC26C2">
      <w:pPr>
        <w:pStyle w:val="C"/>
        <w:ind w:firstLine="420"/>
      </w:pPr>
      <w:r>
        <w:t>Step 5</w:t>
      </w:r>
      <w:r>
        <w:t>，若</w:t>
      </w:r>
      <w:r>
        <w:rPr>
          <w:position w:val="-6"/>
        </w:rPr>
        <w:object w:dxaOrig="144" w:dyaOrig="228" w14:anchorId="583265D8">
          <v:shape id="_x0000_i1095" type="#_x0000_t75" style="width:7.3pt;height:11.6pt" o:ole="">
            <v:imagedata r:id="rId147" o:title=""/>
          </v:shape>
          <o:OLEObject Type="Embed" ProgID="Equation.DSMT4" ShapeID="_x0000_i1095" DrawAspect="Content" ObjectID="_1817499880" r:id="rId148"/>
        </w:object>
      </w:r>
      <w:r>
        <w:t>大于最大取样次数，则输出最均匀的一次抽样结果，否则返回步骤</w:t>
      </w:r>
      <w:r>
        <w:t>2</w:t>
      </w:r>
      <w:r>
        <w:t>。</w:t>
      </w:r>
    </w:p>
    <w:p w14:paraId="43897F83" w14:textId="77777777" w:rsidR="00FA4301" w:rsidRDefault="00BC26C2">
      <w:pPr>
        <w:pStyle w:val="C"/>
        <w:ind w:firstLine="420"/>
        <w:rPr>
          <w:rFonts w:cs="Times New Roman"/>
        </w:rPr>
      </w:pPr>
      <w:r>
        <w:rPr>
          <w:rFonts w:cs="Times New Roman"/>
        </w:rPr>
        <w:t>显然，该方法的抽样结果与参数</w:t>
      </w:r>
      <m:oMath>
        <m:r>
          <m:rPr>
            <m:sty m:val="p"/>
          </m:rPr>
          <w:rPr>
            <w:rFonts w:ascii="Cambria Math" w:hAnsi="Cambria Math" w:cs="Times New Roman"/>
          </w:rPr>
          <m:t>λ</m:t>
        </m:r>
      </m:oMath>
      <w:r>
        <w:rPr>
          <w:rFonts w:cs="Times New Roman"/>
        </w:rPr>
        <w:t>的取值</w:t>
      </w:r>
      <w:r>
        <w:rPr>
          <w:rFonts w:cs="Times New Roman" w:hint="eastAsia"/>
        </w:rPr>
        <w:t>有关</w:t>
      </w:r>
      <w:r>
        <w:rPr>
          <w:rFonts w:cs="Times New Roman"/>
        </w:rPr>
        <w:t>。当</w:t>
      </w:r>
      <m:oMath>
        <m:r>
          <m:rPr>
            <m:sty m:val="p"/>
          </m:rPr>
          <w:rPr>
            <w:rFonts w:ascii="Cambria Math" w:hAnsi="Cambria Math" w:cs="Times New Roman"/>
          </w:rPr>
          <m:t>λ</m:t>
        </m:r>
      </m:oMath>
      <w:r>
        <w:rPr>
          <w:rFonts w:cs="Times New Roman"/>
        </w:rPr>
        <w:t>取值较小时，步骤</w:t>
      </w:r>
      <w:r>
        <w:rPr>
          <w:rFonts w:cs="Times New Roman"/>
        </w:rPr>
        <w:t>3</w:t>
      </w:r>
      <w:r>
        <w:rPr>
          <w:rFonts w:cs="Times New Roman"/>
        </w:rPr>
        <w:t>条件容易满足，导致抽样结果不均匀，如图</w:t>
      </w:r>
      <w:r>
        <w:rPr>
          <w:rFonts w:cs="Times New Roman"/>
        </w:rPr>
        <w:t>2-</w:t>
      </w:r>
      <w:r>
        <w:rPr>
          <w:rFonts w:cs="Times New Roman" w:hint="eastAsia"/>
        </w:rPr>
        <w:t>a</w:t>
      </w:r>
      <w:r>
        <w:rPr>
          <w:rFonts w:cs="Times New Roman"/>
        </w:rPr>
        <w:t>；当</w:t>
      </w:r>
      <m:oMath>
        <m:r>
          <m:rPr>
            <m:sty m:val="p"/>
          </m:rPr>
          <w:rPr>
            <w:rFonts w:ascii="Cambria Math" w:hAnsi="Cambria Math" w:cs="Times New Roman"/>
          </w:rPr>
          <m:t>λ</m:t>
        </m:r>
      </m:oMath>
      <w:r>
        <w:rPr>
          <w:rFonts w:cs="Times New Roman"/>
        </w:rPr>
        <w:t>取值较大时，步骤</w:t>
      </w:r>
      <w:r>
        <w:rPr>
          <w:rFonts w:cs="Times New Roman" w:hint="eastAsia"/>
        </w:rPr>
        <w:t>3</w:t>
      </w:r>
      <w:r>
        <w:rPr>
          <w:rFonts w:cs="Times New Roman"/>
        </w:rPr>
        <w:t>的条件难以满足，导致取样法获取样本的迭代次数过多</w:t>
      </w:r>
      <w:r>
        <w:rPr>
          <w:rFonts w:cs="Times New Roman" w:hint="eastAsia"/>
        </w:rPr>
        <w:t>。</w:t>
      </w:r>
      <w:r>
        <w:rPr>
          <w:rFonts w:cs="Times New Roman"/>
        </w:rPr>
        <w:t>适当的</w:t>
      </w:r>
      <m:oMath>
        <m:r>
          <m:rPr>
            <m:sty m:val="p"/>
          </m:rPr>
          <w:rPr>
            <w:rFonts w:ascii="Cambria Math" w:hAnsi="Cambria Math" w:cs="Times New Roman"/>
          </w:rPr>
          <m:t>λ</m:t>
        </m:r>
      </m:oMath>
      <w:r>
        <w:rPr>
          <w:rFonts w:cs="Times New Roman"/>
        </w:rPr>
        <w:t>值，可以在较少的获取样本次数下，获得较为均匀的抽样结果，如图</w:t>
      </w:r>
      <w:r>
        <w:rPr>
          <w:rFonts w:cs="Times New Roman" w:hint="eastAsia"/>
        </w:rPr>
        <w:t>2</w:t>
      </w:r>
      <w:r>
        <w:rPr>
          <w:rFonts w:cs="Times New Roman"/>
        </w:rPr>
        <w:t>-</w:t>
      </w:r>
      <w:r>
        <w:rPr>
          <w:rFonts w:cs="Times New Roman" w:hint="eastAsia"/>
        </w:rPr>
        <w:t>b</w:t>
      </w:r>
      <w:r>
        <w:rPr>
          <w:rFonts w:cs="Times New Roman"/>
        </w:rPr>
        <w:t>。</w:t>
      </w:r>
    </w:p>
    <w:p w14:paraId="0CEDA0D4" w14:textId="77777777" w:rsidR="00FA4301" w:rsidRDefault="00BC26C2">
      <w:pPr>
        <w:pStyle w:val="LW"/>
        <w:spacing w:line="240" w:lineRule="auto"/>
        <w:rPr>
          <w:rFonts w:cs="Times New Roman"/>
        </w:rPr>
      </w:pPr>
      <w:r>
        <w:rPr>
          <w:rFonts w:cs="Times New Roman"/>
          <w:noProof/>
        </w:rPr>
        <w:drawing>
          <wp:inline distT="0" distB="0" distL="114300" distR="114300" wp14:anchorId="6C484951" wp14:editId="2C318B1C">
            <wp:extent cx="2249805" cy="1810385"/>
            <wp:effectExtent l="0" t="0" r="0" b="0"/>
            <wp:docPr id="471021540" name="图片 4710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1540" name="图片 471021540"/>
                    <pic:cNvPicPr>
                      <a:picLocks noChangeAspect="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2257364" cy="1816508"/>
                    </a:xfrm>
                    <a:prstGeom prst="rect">
                      <a:avLst/>
                    </a:prstGeom>
                    <a:ln>
                      <a:noFill/>
                    </a:ln>
                  </pic:spPr>
                </pic:pic>
              </a:graphicData>
            </a:graphic>
          </wp:inline>
        </w:drawing>
      </w:r>
      <w:r>
        <w:rPr>
          <w:rFonts w:cs="Times New Roman"/>
          <w:noProof/>
        </w:rPr>
        <w:drawing>
          <wp:inline distT="0" distB="0" distL="114300" distR="114300" wp14:anchorId="03B26D32" wp14:editId="6F13B73B">
            <wp:extent cx="2226310" cy="1791335"/>
            <wp:effectExtent l="0" t="0" r="2540" b="0"/>
            <wp:docPr id="1110302831" name="图片 11103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2831" name="图片 1110302831"/>
                    <pic:cNvPicPr>
                      <a:picLocks noChangeAspect="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2230037" cy="1794243"/>
                    </a:xfrm>
                    <a:prstGeom prst="rect">
                      <a:avLst/>
                    </a:prstGeom>
                    <a:ln>
                      <a:noFill/>
                    </a:ln>
                  </pic:spPr>
                </pic:pic>
              </a:graphicData>
            </a:graphic>
          </wp:inline>
        </w:drawing>
      </w:r>
    </w:p>
    <w:p w14:paraId="133FAF7F" w14:textId="77777777" w:rsidR="00FA4301" w:rsidRDefault="00BC26C2">
      <w:pPr>
        <w:pStyle w:val="LW"/>
        <w:spacing w:line="240" w:lineRule="auto"/>
        <w:rPr>
          <w:rFonts w:cs="Times New Roman"/>
        </w:rPr>
      </w:pPr>
      <w:r>
        <w:t>图</w:t>
      </w:r>
      <w:r>
        <w:t xml:space="preserve">2 </w:t>
      </w:r>
      <w:r>
        <w:t>基于改进</w:t>
      </w:r>
      <w:proofErr w:type="gramStart"/>
      <w:r>
        <w:t>拉丁超立方</w:t>
      </w:r>
      <w:proofErr w:type="gramEnd"/>
      <w:r>
        <w:t>取样法的非均匀样本点（</w:t>
      </w:r>
      <m:oMath>
        <m:r>
          <w:rPr>
            <w:rFonts w:ascii="Cambria Math" w:hAnsi="Cambria Math"/>
          </w:rPr>
          <m:t>λ=0.1</m:t>
        </m:r>
      </m:oMath>
      <w:r>
        <w:rPr>
          <w:rFonts w:hint="eastAsia"/>
        </w:rPr>
        <w:t>，</w:t>
      </w:r>
      <m:oMath>
        <m:r>
          <w:rPr>
            <w:rFonts w:ascii="Cambria Math" w:hAnsi="Cambria Math"/>
          </w:rPr>
          <m:t>λ=0.3</m:t>
        </m:r>
      </m:oMath>
      <w:r>
        <w:t>）</w:t>
      </w:r>
    </w:p>
    <w:bookmarkEnd w:id="70"/>
    <w:p w14:paraId="178C7354" w14:textId="77777777" w:rsidR="00FA4301" w:rsidRDefault="00BC26C2">
      <w:pPr>
        <w:spacing w:line="400" w:lineRule="exact"/>
        <w:ind w:firstLineChars="200" w:firstLine="420"/>
        <w:rPr>
          <w:ins w:id="322" w:author="吴溜" w:date="2024-12-22T22:28:00Z"/>
          <w:rFonts w:cs="Times New Roman"/>
        </w:rPr>
      </w:pPr>
      <w:r>
        <w:t>采用Coordinates exchange算法</w:t>
      </w:r>
      <w:r>
        <w:rPr>
          <w:vertAlign w:val="superscript"/>
        </w:rPr>
        <w:t>[63]</w:t>
      </w:r>
      <w:r>
        <w:rPr>
          <w:rFonts w:hint="eastAsia"/>
        </w:rPr>
        <w:t>评价</w:t>
      </w:r>
      <w:r>
        <w:t>取样结果</w:t>
      </w:r>
      <w:r>
        <w:rPr>
          <w:rFonts w:hint="eastAsia"/>
        </w:rPr>
        <w:t>的均匀性，</w:t>
      </w:r>
      <w:ins w:id="323" w:author="吴溜" w:date="2024-12-22T22:28:00Z">
        <w:r>
          <w:rPr>
            <w:rFonts w:cs="Times New Roman"/>
          </w:rPr>
          <w:t>为对不同取样方法的取样结果进行评价，计算抽样</w:t>
        </w:r>
        <w:bookmarkStart w:id="324" w:name="均匀性指标"/>
        <w:bookmarkEnd w:id="324"/>
        <w:r>
          <w:rPr>
            <w:rFonts w:cs="Times New Roman"/>
          </w:rPr>
          <w:t>结果的均匀性指标</w:t>
        </w:r>
      </w:ins>
      <m:oMath>
        <m:r>
          <w:ins w:id="325" w:author="吴溜" w:date="2024-12-22T22:28:00Z">
            <w:rPr>
              <w:rFonts w:ascii="Cambria Math" w:hAnsi="Cambria Math" w:cs="Times New Roman"/>
            </w:rPr>
            <m:t>G</m:t>
          </w:ins>
        </m:r>
      </m:oMath>
      <w:ins w:id="326" w:author="吴溜" w:date="2024-12-22T22:28:00Z">
        <w:r>
          <w:rPr>
            <w:rFonts w:cs="Times New Roman"/>
          </w:rPr>
          <w:t>。</w:t>
        </w:r>
      </w:ins>
    </w:p>
    <w:p w14:paraId="7981FAED" w14:textId="77777777" w:rsidR="00FA4301" w:rsidRDefault="00BC26C2">
      <w:pPr>
        <w:spacing w:line="400" w:lineRule="exact"/>
        <w:ind w:firstLineChars="200" w:firstLine="420"/>
        <w:rPr>
          <w:ins w:id="327" w:author="吴溜" w:date="2024-12-22T22:28:00Z"/>
          <w:rFonts w:cs="Times New Roman"/>
        </w:rPr>
      </w:pPr>
      <w:ins w:id="328" w:author="吴溜" w:date="2024-12-22T22:28:00Z">
        <w:r>
          <w:rPr>
            <w:rFonts w:cs="Times New Roman"/>
          </w:rPr>
          <w:t>假设抽样结果</w:t>
        </w:r>
      </w:ins>
      <m:oMath>
        <m:r>
          <w:ins w:id="329" w:author="吴溜" w:date="2024-12-22T22:28:00Z">
            <w:rPr>
              <w:rFonts w:ascii="Cambria Math" w:hAnsi="Cambria Math" w:cs="Times New Roman"/>
            </w:rPr>
            <m:t>S</m:t>
          </w:ins>
        </m:r>
      </m:oMath>
      <w:ins w:id="330" w:author="吴溜" w:date="2024-12-22T22:28:00Z">
        <w:r>
          <w:rPr>
            <w:rFonts w:cs="Times New Roman"/>
          </w:rPr>
          <w:t>为:</w:t>
        </w:r>
      </w:ins>
    </w:p>
    <w:p w14:paraId="1F3811AF" w14:textId="77777777" w:rsidR="00FA4301" w:rsidRDefault="00BC26C2">
      <w:pPr>
        <w:tabs>
          <w:tab w:val="center" w:pos="4153"/>
          <w:tab w:val="right" w:pos="8306"/>
        </w:tabs>
        <w:spacing w:beforeLines="50" w:before="156" w:afterLines="50" w:after="156"/>
        <w:rPr>
          <w:ins w:id="331" w:author="吴溜" w:date="2024-12-22T22:28:00Z"/>
          <w:rFonts w:cs="Times New Roman"/>
        </w:rPr>
      </w:pPr>
      <w:ins w:id="332" w:author="吴溜" w:date="2024-12-22T22:28:00Z">
        <w:r>
          <w:rPr>
            <w:rFonts w:cs="Times New Roman"/>
          </w:rPr>
          <w:tab/>
        </w:r>
      </w:ins>
      <m:oMath>
        <m:r>
          <w:ins w:id="333" w:author="吴溜" w:date="2024-12-22T22:28:00Z">
            <w:rPr>
              <w:rFonts w:ascii="Cambria Math" w:hAnsi="Cambria Math" w:cs="Times New Roman"/>
            </w:rPr>
            <m:t>S</m:t>
          </w:ins>
        </m:r>
        <m:r>
          <w:ins w:id="334" w:author="吴溜" w:date="2024-12-22T22:28:00Z">
            <m:rPr>
              <m:sty m:val="p"/>
            </m:rPr>
            <w:rPr>
              <w:rFonts w:ascii="Cambria Math" w:hAnsi="Cambria Math" w:cs="Times New Roman"/>
            </w:rPr>
            <m:t>=</m:t>
          </w:ins>
        </m:r>
        <m:d>
          <m:dPr>
            <m:begChr m:val="["/>
            <m:endChr m:val="]"/>
            <m:ctrlPr>
              <w:ins w:id="335" w:author="吴溜" w:date="2024-12-22T22:28:00Z">
                <w:rPr>
                  <w:rFonts w:ascii="Cambria Math" w:hAnsi="Cambria Math" w:cs="Times New Roman"/>
                </w:rPr>
              </w:ins>
            </m:ctrlPr>
          </m:dPr>
          <m:e>
            <m:m>
              <m:mPr>
                <m:mcs>
                  <m:mc>
                    <m:mcPr>
                      <m:count m:val="1"/>
                      <m:mcJc m:val="center"/>
                    </m:mcPr>
                  </m:mc>
                </m:mcs>
                <m:ctrlPr>
                  <w:ins w:id="336" w:author="吴溜" w:date="2024-12-22T22:28:00Z">
                    <w:rPr>
                      <w:rFonts w:ascii="Cambria Math" w:hAnsi="Cambria Math" w:cs="Times New Roman"/>
                    </w:rPr>
                  </w:ins>
                </m:ctrlPr>
              </m:mPr>
              <m:mr>
                <m:e>
                  <m:sSub>
                    <m:sSubPr>
                      <m:ctrlPr>
                        <w:ins w:id="337" w:author="吴溜" w:date="2024-12-22T22:28:00Z">
                          <w:rPr>
                            <w:rFonts w:ascii="Cambria Math" w:hAnsi="Cambria Math" w:cs="Times New Roman"/>
                          </w:rPr>
                        </w:ins>
                      </m:ctrlPr>
                    </m:sSubPr>
                    <m:e>
                      <m:r>
                        <w:ins w:id="338" w:author="吴溜" w:date="2024-12-22T22:28:00Z">
                          <w:rPr>
                            <w:rFonts w:ascii="Cambria Math" w:hAnsi="Cambria Math" w:cs="Times New Roman"/>
                          </w:rPr>
                          <m:t>X</m:t>
                        </w:ins>
                      </m:r>
                    </m:e>
                    <m:sub>
                      <m:r>
                        <w:ins w:id="339" w:author="吴溜" w:date="2024-12-22T22:28:00Z">
                          <m:rPr>
                            <m:sty m:val="p"/>
                          </m:rPr>
                          <w:rPr>
                            <w:rFonts w:ascii="Cambria Math" w:hAnsi="Cambria Math" w:cs="Times New Roman"/>
                          </w:rPr>
                          <m:t>1</m:t>
                        </w:ins>
                      </m:r>
                    </m:sub>
                  </m:sSub>
                </m:e>
              </m:mr>
              <m:mr>
                <m:e>
                  <m:m>
                    <m:mPr>
                      <m:mcs>
                        <m:mc>
                          <m:mcPr>
                            <m:count m:val="1"/>
                            <m:mcJc m:val="center"/>
                          </m:mcPr>
                        </m:mc>
                      </m:mcs>
                      <m:ctrlPr>
                        <w:ins w:id="340" w:author="吴溜" w:date="2024-12-22T22:28:00Z">
                          <w:rPr>
                            <w:rFonts w:ascii="Cambria Math" w:hAnsi="Cambria Math" w:cs="Times New Roman"/>
                          </w:rPr>
                        </w:ins>
                      </m:ctrlPr>
                    </m:mPr>
                    <m:mr>
                      <m:e>
                        <m:sSub>
                          <m:sSubPr>
                            <m:ctrlPr>
                              <w:ins w:id="341" w:author="吴溜" w:date="2024-12-22T22:28:00Z">
                                <w:rPr>
                                  <w:rFonts w:ascii="Cambria Math" w:hAnsi="Cambria Math" w:cs="Times New Roman"/>
                                </w:rPr>
                              </w:ins>
                            </m:ctrlPr>
                          </m:sSubPr>
                          <m:e>
                            <m:r>
                              <w:ins w:id="342" w:author="吴溜" w:date="2024-12-22T22:28:00Z">
                                <w:rPr>
                                  <w:rFonts w:ascii="Cambria Math" w:hAnsi="Cambria Math" w:cs="Times New Roman"/>
                                </w:rPr>
                                <m:t>X</m:t>
                              </w:ins>
                            </m:r>
                          </m:e>
                          <m:sub>
                            <m:r>
                              <w:ins w:id="343" w:author="吴溜" w:date="2024-12-22T22:28:00Z">
                                <m:rPr>
                                  <m:sty m:val="p"/>
                                </m:rPr>
                                <w:rPr>
                                  <w:rFonts w:ascii="Cambria Math" w:hAnsi="Cambria Math" w:cs="Times New Roman"/>
                                </w:rPr>
                                <m:t>2</m:t>
                              </w:ins>
                            </m:r>
                          </m:sub>
                        </m:sSub>
                      </m:e>
                    </m:mr>
                    <m:mr>
                      <m:e>
                        <m:r>
                          <w:ins w:id="344" w:author="吴溜" w:date="2024-12-22T22:28:00Z">
                            <m:rPr>
                              <m:sty m:val="p"/>
                            </m:rPr>
                            <w:rPr>
                              <w:rFonts w:ascii="Cambria Math" w:hAnsi="Cambria Math" w:cs="Times New Roman"/>
                            </w:rPr>
                            <m:t>⋮</m:t>
                          </w:ins>
                        </m:r>
                      </m:e>
                    </m:mr>
                  </m:m>
                </m:e>
              </m:mr>
              <m:mr>
                <m:e>
                  <m:sSub>
                    <m:sSubPr>
                      <m:ctrlPr>
                        <w:ins w:id="345" w:author="吴溜" w:date="2024-12-22T22:28:00Z">
                          <w:rPr>
                            <w:rFonts w:ascii="Cambria Math" w:hAnsi="Cambria Math" w:cs="Times New Roman"/>
                          </w:rPr>
                        </w:ins>
                      </m:ctrlPr>
                    </m:sSubPr>
                    <m:e>
                      <m:r>
                        <w:ins w:id="346" w:author="吴溜" w:date="2024-12-22T22:28:00Z">
                          <w:rPr>
                            <w:rFonts w:ascii="Cambria Math" w:hAnsi="Cambria Math" w:cs="Times New Roman"/>
                          </w:rPr>
                          <m:t>X</m:t>
                        </w:ins>
                      </m:r>
                    </m:e>
                    <m:sub>
                      <m:r>
                        <w:ins w:id="347" w:author="吴溜" w:date="2024-12-22T22:28:00Z">
                          <w:rPr>
                            <w:rFonts w:ascii="Cambria Math" w:hAnsi="Cambria Math" w:cs="Times New Roman"/>
                          </w:rPr>
                          <m:t>m</m:t>
                        </w:ins>
                      </m:r>
                    </m:sub>
                  </m:sSub>
                </m:e>
              </m:mr>
            </m:m>
          </m:e>
        </m:d>
        <m:r>
          <w:ins w:id="348" w:author="吴溜" w:date="2024-12-22T22:28:00Z">
            <m:rPr>
              <m:sty m:val="p"/>
            </m:rPr>
            <w:rPr>
              <w:rFonts w:ascii="Cambria Math" w:hAnsi="Cambria Math" w:cs="Times New Roman"/>
            </w:rPr>
            <m:t>=</m:t>
          </w:ins>
        </m:r>
        <m:d>
          <m:dPr>
            <m:begChr m:val="["/>
            <m:endChr m:val="]"/>
            <m:ctrlPr>
              <w:ins w:id="349" w:author="吴溜" w:date="2024-12-22T22:28:00Z">
                <w:rPr>
                  <w:rFonts w:ascii="Cambria Math" w:hAnsi="Cambria Math" w:cs="Times New Roman"/>
                </w:rPr>
              </w:ins>
            </m:ctrlPr>
          </m:dPr>
          <m:e>
            <m:m>
              <m:mPr>
                <m:mcs>
                  <m:mc>
                    <m:mcPr>
                      <m:count m:val="3"/>
                      <m:mcJc m:val="center"/>
                    </m:mcPr>
                  </m:mc>
                </m:mcs>
                <m:ctrlPr>
                  <w:ins w:id="350" w:author="吴溜" w:date="2024-12-22T22:28:00Z">
                    <w:rPr>
                      <w:rFonts w:ascii="Cambria Math" w:hAnsi="Cambria Math" w:cs="Times New Roman"/>
                    </w:rPr>
                  </w:ins>
                </m:ctrlPr>
              </m:mPr>
              <m:mr>
                <m:e>
                  <m:m>
                    <m:mPr>
                      <m:mcs>
                        <m:mc>
                          <m:mcPr>
                            <m:count m:val="2"/>
                            <m:mcJc m:val="center"/>
                          </m:mcPr>
                        </m:mc>
                      </m:mcs>
                      <m:ctrlPr>
                        <w:ins w:id="351" w:author="吴溜" w:date="2024-12-22T22:28:00Z">
                          <w:rPr>
                            <w:rFonts w:ascii="Cambria Math" w:hAnsi="Cambria Math" w:cs="Times New Roman"/>
                          </w:rPr>
                        </w:ins>
                      </m:ctrlPr>
                    </m:mPr>
                    <m:mr>
                      <m:e>
                        <m:sSub>
                          <m:sSubPr>
                            <m:ctrlPr>
                              <w:ins w:id="352" w:author="吴溜" w:date="2024-12-22T22:28:00Z">
                                <w:rPr>
                                  <w:rFonts w:ascii="Cambria Math" w:hAnsi="Cambria Math" w:cs="Times New Roman"/>
                                </w:rPr>
                              </w:ins>
                            </m:ctrlPr>
                          </m:sSubPr>
                          <m:e>
                            <m:r>
                              <w:ins w:id="353" w:author="吴溜" w:date="2024-12-22T22:28:00Z">
                                <w:rPr>
                                  <w:rFonts w:ascii="Cambria Math" w:hAnsi="Cambria Math" w:cs="Times New Roman"/>
                                </w:rPr>
                                <m:t>x</m:t>
                              </w:ins>
                            </m:r>
                          </m:e>
                          <m:sub>
                            <m:r>
                              <w:ins w:id="354" w:author="吴溜" w:date="2024-12-22T22:28:00Z">
                                <m:rPr>
                                  <m:sty m:val="p"/>
                                </m:rPr>
                                <w:rPr>
                                  <w:rFonts w:ascii="Cambria Math" w:hAnsi="Cambria Math" w:cs="Times New Roman"/>
                                </w:rPr>
                                <m:t>11</m:t>
                              </w:ins>
                            </m:r>
                          </m:sub>
                        </m:sSub>
                      </m:e>
                      <m:e>
                        <m:sSub>
                          <m:sSubPr>
                            <m:ctrlPr>
                              <w:ins w:id="355" w:author="吴溜" w:date="2024-12-22T22:28:00Z">
                                <w:rPr>
                                  <w:rFonts w:ascii="Cambria Math" w:hAnsi="Cambria Math" w:cs="Times New Roman"/>
                                </w:rPr>
                              </w:ins>
                            </m:ctrlPr>
                          </m:sSubPr>
                          <m:e>
                            <m:r>
                              <w:ins w:id="356" w:author="吴溜" w:date="2024-12-22T22:28:00Z">
                                <w:rPr>
                                  <w:rFonts w:ascii="Cambria Math" w:hAnsi="Cambria Math" w:cs="Times New Roman"/>
                                </w:rPr>
                                <m:t>x</m:t>
                              </w:ins>
                            </m:r>
                          </m:e>
                          <m:sub>
                            <m:r>
                              <w:ins w:id="357" w:author="吴溜" w:date="2024-12-22T22:28:00Z">
                                <m:rPr>
                                  <m:sty m:val="p"/>
                                </m:rPr>
                                <w:rPr>
                                  <w:rFonts w:ascii="Cambria Math" w:hAnsi="Cambria Math" w:cs="Times New Roman"/>
                                </w:rPr>
                                <m:t>12</m:t>
                              </w:ins>
                            </m:r>
                          </m:sub>
                        </m:sSub>
                      </m:e>
                    </m:mr>
                    <m:mr>
                      <m:e>
                        <m:sSub>
                          <m:sSubPr>
                            <m:ctrlPr>
                              <w:ins w:id="358" w:author="吴溜" w:date="2024-12-22T22:28:00Z">
                                <w:rPr>
                                  <w:rFonts w:ascii="Cambria Math" w:hAnsi="Cambria Math" w:cs="Times New Roman"/>
                                </w:rPr>
                              </w:ins>
                            </m:ctrlPr>
                          </m:sSubPr>
                          <m:e>
                            <m:r>
                              <w:ins w:id="359" w:author="吴溜" w:date="2024-12-22T22:28:00Z">
                                <w:rPr>
                                  <w:rFonts w:ascii="Cambria Math" w:hAnsi="Cambria Math" w:cs="Times New Roman"/>
                                </w:rPr>
                                <m:t>x</m:t>
                              </w:ins>
                            </m:r>
                          </m:e>
                          <m:sub>
                            <m:r>
                              <w:ins w:id="360" w:author="吴溜" w:date="2024-12-22T22:28:00Z">
                                <m:rPr>
                                  <m:sty m:val="p"/>
                                </m:rPr>
                                <w:rPr>
                                  <w:rFonts w:ascii="Cambria Math" w:hAnsi="Cambria Math" w:cs="Times New Roman"/>
                                </w:rPr>
                                <m:t>21</m:t>
                              </w:ins>
                            </m:r>
                          </m:sub>
                        </m:sSub>
                      </m:e>
                      <m:e>
                        <m:sSub>
                          <m:sSubPr>
                            <m:ctrlPr>
                              <w:ins w:id="361" w:author="吴溜" w:date="2024-12-22T22:28:00Z">
                                <w:rPr>
                                  <w:rFonts w:ascii="Cambria Math" w:hAnsi="Cambria Math" w:cs="Times New Roman"/>
                                </w:rPr>
                              </w:ins>
                            </m:ctrlPr>
                          </m:sSubPr>
                          <m:e>
                            <m:r>
                              <w:ins w:id="362" w:author="吴溜" w:date="2024-12-22T22:28:00Z">
                                <w:rPr>
                                  <w:rFonts w:ascii="Cambria Math" w:hAnsi="Cambria Math" w:cs="Times New Roman"/>
                                </w:rPr>
                                <m:t>x</m:t>
                              </w:ins>
                            </m:r>
                          </m:e>
                          <m:sub>
                            <m:r>
                              <w:ins w:id="363" w:author="吴溜" w:date="2024-12-22T22:28:00Z">
                                <m:rPr>
                                  <m:sty m:val="p"/>
                                </m:rPr>
                                <w:rPr>
                                  <w:rFonts w:ascii="Cambria Math" w:hAnsi="Cambria Math" w:cs="Times New Roman"/>
                                </w:rPr>
                                <m:t>22</m:t>
                              </w:ins>
                            </m:r>
                          </m:sub>
                        </m:sSub>
                      </m:e>
                    </m:mr>
                  </m:m>
                </m:e>
                <m:e>
                  <m:r>
                    <w:ins w:id="364" w:author="吴溜" w:date="2024-12-22T22:28:00Z">
                      <m:rPr>
                        <m:sty m:val="p"/>
                      </m:rPr>
                      <w:rPr>
                        <w:rFonts w:ascii="Cambria Math" w:hAnsi="Cambria Math" w:cs="Times New Roman"/>
                      </w:rPr>
                      <m:t>⋯</m:t>
                    </w:ins>
                  </m:r>
                </m:e>
                <m:e>
                  <m:m>
                    <m:mPr>
                      <m:mcs>
                        <m:mc>
                          <m:mcPr>
                            <m:count m:val="1"/>
                            <m:mcJc m:val="center"/>
                          </m:mcPr>
                        </m:mc>
                      </m:mcs>
                      <m:ctrlPr>
                        <w:ins w:id="365" w:author="吴溜" w:date="2024-12-22T22:28:00Z">
                          <w:rPr>
                            <w:rFonts w:ascii="Cambria Math" w:hAnsi="Cambria Math" w:cs="Times New Roman"/>
                          </w:rPr>
                        </w:ins>
                      </m:ctrlPr>
                    </m:mPr>
                    <m:mr>
                      <m:e>
                        <m:sSub>
                          <m:sSubPr>
                            <m:ctrlPr>
                              <w:ins w:id="366" w:author="吴溜" w:date="2024-12-22T22:28:00Z">
                                <w:rPr>
                                  <w:rFonts w:ascii="Cambria Math" w:hAnsi="Cambria Math" w:cs="Times New Roman"/>
                                </w:rPr>
                              </w:ins>
                            </m:ctrlPr>
                          </m:sSubPr>
                          <m:e>
                            <m:r>
                              <w:ins w:id="367" w:author="吴溜" w:date="2024-12-22T22:28:00Z">
                                <w:rPr>
                                  <w:rFonts w:ascii="Cambria Math" w:hAnsi="Cambria Math" w:cs="Times New Roman"/>
                                </w:rPr>
                                <m:t>x</m:t>
                              </w:ins>
                            </m:r>
                          </m:e>
                          <m:sub>
                            <m:r>
                              <w:ins w:id="368" w:author="吴溜" w:date="2024-12-22T22:28:00Z">
                                <m:rPr>
                                  <m:sty m:val="p"/>
                                </m:rPr>
                                <w:rPr>
                                  <w:rFonts w:ascii="Cambria Math" w:hAnsi="Cambria Math" w:cs="Times New Roman"/>
                                </w:rPr>
                                <m:t>1</m:t>
                              </w:ins>
                            </m:r>
                            <m:r>
                              <w:ins w:id="369" w:author="吴溜" w:date="2024-12-22T22:28:00Z">
                                <w:rPr>
                                  <w:rFonts w:ascii="Cambria Math" w:hAnsi="Cambria Math" w:cs="Times New Roman"/>
                                </w:rPr>
                                <m:t>n</m:t>
                              </w:ins>
                            </m:r>
                          </m:sub>
                        </m:sSub>
                      </m:e>
                    </m:mr>
                    <m:mr>
                      <m:e>
                        <m:sSub>
                          <m:sSubPr>
                            <m:ctrlPr>
                              <w:ins w:id="370" w:author="吴溜" w:date="2024-12-22T22:28:00Z">
                                <w:rPr>
                                  <w:rFonts w:ascii="Cambria Math" w:hAnsi="Cambria Math" w:cs="Times New Roman"/>
                                </w:rPr>
                              </w:ins>
                            </m:ctrlPr>
                          </m:sSubPr>
                          <m:e>
                            <m:r>
                              <w:ins w:id="371" w:author="吴溜" w:date="2024-12-22T22:28:00Z">
                                <w:rPr>
                                  <w:rFonts w:ascii="Cambria Math" w:hAnsi="Cambria Math" w:cs="Times New Roman"/>
                                </w:rPr>
                                <m:t>x</m:t>
                              </w:ins>
                            </m:r>
                          </m:e>
                          <m:sub>
                            <m:r>
                              <w:ins w:id="372" w:author="吴溜" w:date="2024-12-22T22:28:00Z">
                                <m:rPr>
                                  <m:sty m:val="p"/>
                                </m:rPr>
                                <w:rPr>
                                  <w:rFonts w:ascii="Cambria Math" w:hAnsi="Cambria Math" w:cs="Times New Roman"/>
                                </w:rPr>
                                <m:t>2</m:t>
                              </w:ins>
                            </m:r>
                            <m:r>
                              <w:ins w:id="373" w:author="吴溜" w:date="2024-12-22T22:28:00Z">
                                <w:rPr>
                                  <w:rFonts w:ascii="Cambria Math" w:hAnsi="Cambria Math" w:cs="Times New Roman"/>
                                </w:rPr>
                                <m:t>n</m:t>
                              </w:ins>
                            </m:r>
                          </m:sub>
                        </m:sSub>
                      </m:e>
                    </m:mr>
                  </m:m>
                </m:e>
              </m:mr>
              <m:mr>
                <m:e>
                  <m:r>
                    <w:ins w:id="374" w:author="吴溜" w:date="2024-12-22T22:28:00Z">
                      <m:rPr>
                        <m:sty m:val="p"/>
                      </m:rPr>
                      <w:rPr>
                        <w:rFonts w:ascii="Cambria Math" w:hAnsi="Cambria Math" w:cs="Times New Roman"/>
                      </w:rPr>
                      <m:t>⋮</m:t>
                    </w:ins>
                  </m:r>
                </m:e>
                <m:e>
                  <m:r>
                    <w:ins w:id="375" w:author="吴溜" w:date="2024-12-22T22:28:00Z">
                      <m:rPr>
                        <m:sty m:val="p"/>
                      </m:rPr>
                      <w:rPr>
                        <w:rFonts w:ascii="Cambria Math" w:hAnsi="Cambria Math" w:cs="Times New Roman"/>
                      </w:rPr>
                      <m:t>⋱</m:t>
                    </w:ins>
                  </m:r>
                </m:e>
                <m:e>
                  <m:r>
                    <w:ins w:id="376" w:author="吴溜" w:date="2024-12-22T22:28:00Z">
                      <m:rPr>
                        <m:sty m:val="p"/>
                      </m:rPr>
                      <w:rPr>
                        <w:rFonts w:ascii="Cambria Math" w:hAnsi="Cambria Math" w:cs="Times New Roman"/>
                      </w:rPr>
                      <m:t>⋮</m:t>
                    </w:ins>
                  </m:r>
                </m:e>
              </m:mr>
              <m:mr>
                <m:e>
                  <m:m>
                    <m:mPr>
                      <m:mcs>
                        <m:mc>
                          <m:mcPr>
                            <m:count m:val="2"/>
                            <m:mcJc m:val="center"/>
                          </m:mcPr>
                        </m:mc>
                      </m:mcs>
                      <m:ctrlPr>
                        <w:ins w:id="377" w:author="吴溜" w:date="2024-12-22T22:28:00Z">
                          <w:rPr>
                            <w:rFonts w:ascii="Cambria Math" w:hAnsi="Cambria Math" w:cs="Times New Roman"/>
                          </w:rPr>
                        </w:ins>
                      </m:ctrlPr>
                    </m:mPr>
                    <m:mr>
                      <m:e>
                        <m:sSub>
                          <m:sSubPr>
                            <m:ctrlPr>
                              <w:ins w:id="378" w:author="吴溜" w:date="2024-12-22T22:28:00Z">
                                <w:rPr>
                                  <w:rFonts w:ascii="Cambria Math" w:hAnsi="Cambria Math" w:cs="Times New Roman"/>
                                </w:rPr>
                              </w:ins>
                            </m:ctrlPr>
                          </m:sSubPr>
                          <m:e>
                            <m:r>
                              <w:ins w:id="379" w:author="吴溜" w:date="2024-12-22T22:28:00Z">
                                <w:rPr>
                                  <w:rFonts w:ascii="Cambria Math" w:hAnsi="Cambria Math" w:cs="Times New Roman"/>
                                </w:rPr>
                                <m:t>x</m:t>
                              </w:ins>
                            </m:r>
                          </m:e>
                          <m:sub>
                            <m:r>
                              <w:ins w:id="380" w:author="吴溜" w:date="2024-12-22T22:28:00Z">
                                <w:rPr>
                                  <w:rFonts w:ascii="Cambria Math" w:hAnsi="Cambria Math" w:cs="Times New Roman"/>
                                </w:rPr>
                                <m:t>m</m:t>
                              </w:ins>
                            </m:r>
                            <m:r>
                              <w:ins w:id="381" w:author="吴溜" w:date="2024-12-22T22:28:00Z">
                                <m:rPr>
                                  <m:sty m:val="p"/>
                                </m:rPr>
                                <w:rPr>
                                  <w:rFonts w:ascii="Cambria Math" w:hAnsi="Cambria Math" w:cs="Times New Roman"/>
                                </w:rPr>
                                <m:t>1</m:t>
                              </w:ins>
                            </m:r>
                          </m:sub>
                        </m:sSub>
                      </m:e>
                      <m:e>
                        <m:sSub>
                          <m:sSubPr>
                            <m:ctrlPr>
                              <w:ins w:id="382" w:author="吴溜" w:date="2024-12-22T22:28:00Z">
                                <w:rPr>
                                  <w:rFonts w:ascii="Cambria Math" w:hAnsi="Cambria Math" w:cs="Times New Roman"/>
                                </w:rPr>
                              </w:ins>
                            </m:ctrlPr>
                          </m:sSubPr>
                          <m:e>
                            <m:r>
                              <w:ins w:id="383" w:author="吴溜" w:date="2024-12-22T22:28:00Z">
                                <w:rPr>
                                  <w:rFonts w:ascii="Cambria Math" w:hAnsi="Cambria Math" w:cs="Times New Roman"/>
                                </w:rPr>
                                <m:t>x</m:t>
                              </w:ins>
                            </m:r>
                          </m:e>
                          <m:sub>
                            <m:r>
                              <w:ins w:id="384" w:author="吴溜" w:date="2024-12-22T22:28:00Z">
                                <w:rPr>
                                  <w:rFonts w:ascii="Cambria Math" w:hAnsi="Cambria Math" w:cs="Times New Roman"/>
                                </w:rPr>
                                <m:t>m</m:t>
                              </w:ins>
                            </m:r>
                            <m:r>
                              <w:ins w:id="385" w:author="吴溜" w:date="2024-12-22T22:28:00Z">
                                <m:rPr>
                                  <m:sty m:val="p"/>
                                </m:rPr>
                                <w:rPr>
                                  <w:rFonts w:ascii="Cambria Math" w:hAnsi="Cambria Math" w:cs="Times New Roman"/>
                                </w:rPr>
                                <m:t>2</m:t>
                              </w:ins>
                            </m:r>
                          </m:sub>
                        </m:sSub>
                      </m:e>
                    </m:mr>
                  </m:m>
                </m:e>
                <m:e>
                  <m:r>
                    <w:ins w:id="386" w:author="吴溜" w:date="2024-12-22T22:28:00Z">
                      <m:rPr>
                        <m:sty m:val="p"/>
                      </m:rPr>
                      <w:rPr>
                        <w:rFonts w:ascii="Cambria Math" w:hAnsi="Cambria Math" w:cs="Times New Roman"/>
                      </w:rPr>
                      <m:t>⋯</m:t>
                    </w:ins>
                  </m:r>
                </m:e>
                <m:e>
                  <m:sSub>
                    <m:sSubPr>
                      <m:ctrlPr>
                        <w:ins w:id="387" w:author="吴溜" w:date="2024-12-22T22:28:00Z">
                          <w:rPr>
                            <w:rFonts w:ascii="Cambria Math" w:hAnsi="Cambria Math" w:cs="Times New Roman"/>
                          </w:rPr>
                        </w:ins>
                      </m:ctrlPr>
                    </m:sSubPr>
                    <m:e>
                      <m:r>
                        <w:ins w:id="388" w:author="吴溜" w:date="2024-12-22T22:28:00Z">
                          <w:rPr>
                            <w:rFonts w:ascii="Cambria Math" w:hAnsi="Cambria Math" w:cs="Times New Roman"/>
                          </w:rPr>
                          <m:t>x</m:t>
                        </w:ins>
                      </m:r>
                    </m:e>
                    <m:sub>
                      <m:r>
                        <w:ins w:id="389" w:author="吴溜" w:date="2024-12-22T22:28:00Z">
                          <w:rPr>
                            <w:rFonts w:ascii="Cambria Math" w:hAnsi="Cambria Math" w:cs="Times New Roman"/>
                          </w:rPr>
                          <m:t>mn</m:t>
                        </w:ins>
                      </m:r>
                    </m:sub>
                  </m:sSub>
                </m:e>
              </m:mr>
            </m:m>
          </m:e>
        </m:d>
      </m:oMath>
      <w:ins w:id="390" w:author="吴溜" w:date="2024-12-22T22:28:00Z">
        <w:r>
          <w:rPr>
            <w:rFonts w:cs="Times New Roman"/>
          </w:rPr>
          <w:tab/>
          <w:t>（</w:t>
        </w:r>
        <w:r>
          <w:rPr>
            <w:rFonts w:cs="Times New Roman" w:hint="eastAsia"/>
          </w:rPr>
          <w:t>27</w:t>
        </w:r>
        <w:r>
          <w:rPr>
            <w:rFonts w:cs="Times New Roman"/>
          </w:rPr>
          <w:t>）</w:t>
        </w:r>
      </w:ins>
    </w:p>
    <w:p w14:paraId="44B5BCFA" w14:textId="77777777" w:rsidR="00FA4301" w:rsidRDefault="00BC26C2">
      <w:pPr>
        <w:spacing w:line="400" w:lineRule="exact"/>
        <w:ind w:firstLineChars="200" w:firstLine="420"/>
        <w:rPr>
          <w:ins w:id="391" w:author="吴溜" w:date="2024-12-22T22:28:00Z"/>
          <w:rFonts w:cs="Times New Roman"/>
        </w:rPr>
      </w:pPr>
      <w:ins w:id="392" w:author="吴溜" w:date="2024-12-22T22:28:00Z">
        <w:r>
          <w:rPr>
            <w:rFonts w:cs="Times New Roman"/>
          </w:rPr>
          <w:t>则，该抽样结果的均匀性指标可以表示为：</w:t>
        </w:r>
      </w:ins>
    </w:p>
    <w:p w14:paraId="028C0788" w14:textId="77777777" w:rsidR="00FA4301" w:rsidRDefault="00BC26C2">
      <w:pPr>
        <w:tabs>
          <w:tab w:val="center" w:pos="4153"/>
          <w:tab w:val="right" w:pos="8306"/>
        </w:tabs>
        <w:spacing w:beforeLines="50" w:before="156" w:afterLines="50" w:after="156"/>
        <w:rPr>
          <w:ins w:id="393" w:author="吴溜" w:date="2024-12-22T22:28:00Z"/>
          <w:rFonts w:cs="Times New Roman"/>
        </w:rPr>
      </w:pPr>
      <w:ins w:id="394" w:author="吴溜" w:date="2024-12-22T22:28:00Z">
        <w:r>
          <w:rPr>
            <w:rFonts w:cs="Times New Roman"/>
          </w:rPr>
          <w:tab/>
        </w:r>
      </w:ins>
      <w:ins w:id="395" w:author="吴溜" w:date="2024-12-22T22:29:00Z">
        <w:r>
          <w:rPr>
            <w:rFonts w:cs="Times New Roman"/>
            <w:position w:val="-36"/>
          </w:rPr>
          <w:object w:dxaOrig="2544" w:dyaOrig="696" w14:anchorId="5767E36B">
            <v:shape id="_x0000_i1096" type="#_x0000_t75" style="width:126.9pt;height:34.8pt" o:ole="">
              <v:imagedata r:id="rId151" o:title=""/>
              <o:lock v:ext="edit" aspectratio="f"/>
            </v:shape>
            <o:OLEObject Type="Embed" ProgID="Equation.DSMT4" ShapeID="_x0000_i1096" DrawAspect="Content" ObjectID="_1817499881" r:id="rId152"/>
          </w:object>
        </w:r>
      </w:ins>
      <w:ins w:id="396" w:author="吴溜" w:date="2024-12-22T22:28:00Z">
        <w:r>
          <w:rPr>
            <w:rFonts w:cs="Times New Roman"/>
          </w:rPr>
          <w:tab/>
          <w:t>（2</w:t>
        </w:r>
        <w:r>
          <w:rPr>
            <w:rFonts w:cs="Times New Roman" w:hint="eastAsia"/>
          </w:rPr>
          <w:t>8</w:t>
        </w:r>
        <w:r>
          <w:rPr>
            <w:rFonts w:cs="Times New Roman"/>
          </w:rPr>
          <w:t>）</w:t>
        </w:r>
      </w:ins>
    </w:p>
    <w:p w14:paraId="69BE7D63" w14:textId="77777777" w:rsidR="00FA4301" w:rsidRDefault="00BC26C2">
      <w:pPr>
        <w:spacing w:line="400" w:lineRule="exact"/>
        <w:ind w:firstLineChars="200" w:firstLine="420"/>
        <w:rPr>
          <w:ins w:id="397" w:author="吴溜" w:date="2024-12-22T22:28:00Z"/>
          <w:rFonts w:cs="Times New Roman"/>
        </w:rPr>
      </w:pPr>
      <w:ins w:id="398" w:author="吴溜" w:date="2024-12-22T22:28:00Z">
        <w:r>
          <w:rPr>
            <w:rFonts w:cs="Times New Roman"/>
          </w:rPr>
          <w:t>其中，</w:t>
        </w:r>
      </w:ins>
      <m:oMath>
        <m:r>
          <w:ins w:id="399" w:author="吴溜" w:date="2024-12-22T22:28:00Z">
            <w:rPr>
              <w:rFonts w:ascii="Cambria Math" w:hAnsi="Cambria Math" w:cs="Times New Roman"/>
            </w:rPr>
            <m:t>m</m:t>
          </w:ins>
        </m:r>
      </m:oMath>
      <w:ins w:id="400" w:author="吴溜" w:date="2024-12-22T22:28:00Z">
        <w:r>
          <w:rPr>
            <w:rFonts w:cs="Times New Roman"/>
          </w:rPr>
          <w:t>表示抽样的数量，</w:t>
        </w:r>
      </w:ins>
      <m:oMath>
        <m:r>
          <w:ins w:id="401" w:author="吴溜" w:date="2024-12-22T22:28:00Z">
            <w:rPr>
              <w:rFonts w:ascii="Cambria Math" w:hAnsi="Cambria Math" w:cs="Times New Roman"/>
            </w:rPr>
            <m:t>n</m:t>
          </w:ins>
        </m:r>
      </m:oMath>
      <w:ins w:id="402" w:author="吴溜" w:date="2024-12-22T22:28:00Z">
        <w:r>
          <w:rPr>
            <w:rFonts w:cs="Times New Roman"/>
          </w:rPr>
          <w:t>为样本的维度。</w:t>
        </w:r>
      </w:ins>
    </w:p>
    <w:p w14:paraId="0D3C63BF" w14:textId="77777777" w:rsidR="00FA4301" w:rsidRDefault="00BC26C2">
      <w:pPr>
        <w:pStyle w:val="C"/>
        <w:ind w:firstLine="420"/>
        <w:rPr>
          <w:del w:id="403" w:author="吴溜" w:date="2024-12-22T22:29:00Z"/>
          <w:rFonts w:cs="Times New Roman"/>
          <w:sz w:val="24"/>
          <w:szCs w:val="24"/>
        </w:rPr>
      </w:pPr>
      <w:del w:id="404" w:author="吴溜" w:date="2024-12-22T22:29:00Z">
        <w:r>
          <w:delText>计算抽样结果的均匀性指标</w:delText>
        </w:r>
        <w:r>
          <w:rPr>
            <w:position w:val="-6"/>
          </w:rPr>
          <w:object w:dxaOrig="204" w:dyaOrig="228" w14:anchorId="6D3AC50E">
            <v:shape id="_x0000_i1097" type="#_x0000_t75" style="width:10.35pt;height:11.6pt" o:ole="">
              <v:imagedata r:id="rId153" o:title=""/>
            </v:shape>
            <o:OLEObject Type="Embed" ProgID="Equation.DSMT4" ShapeID="_x0000_i1097" DrawAspect="Content" ObjectID="_1817499882" r:id="rId154"/>
          </w:object>
        </w:r>
        <w:r>
          <w:rPr>
            <w:rFonts w:hint="eastAsia"/>
          </w:rPr>
          <w:delText>，计算公式如下：</w:delText>
        </w:r>
      </w:del>
    </w:p>
    <w:p w14:paraId="60CB4A3C" w14:textId="77777777" w:rsidR="00FA4301" w:rsidRDefault="00BC26C2">
      <w:pPr>
        <w:pStyle w:val="MTDisplayEquation"/>
        <w:ind w:firstLine="420"/>
        <w:rPr>
          <w:del w:id="405" w:author="吴溜" w:date="2024-12-22T22:29:00Z"/>
        </w:rPr>
      </w:pPr>
      <w:del w:id="406" w:author="吴溜" w:date="2024-12-22T22:29:00Z">
        <w:r>
          <w:tab/>
        </w:r>
        <w:r>
          <w:rPr>
            <w:position w:val="-36"/>
          </w:rPr>
          <w:object w:dxaOrig="2532" w:dyaOrig="708" w14:anchorId="7F8019DC">
            <v:shape id="_x0000_i1098" type="#_x0000_t75" style="width:126.3pt;height:35.4pt" o:ole="">
              <v:imagedata r:id="rId155" o:title=""/>
            </v:shape>
            <o:OLEObject Type="Embed" ProgID="Equation.DSMT4" ShapeID="_x0000_i1098" DrawAspect="Content" ObjectID="_1817499883" r:id="rId156"/>
          </w:object>
        </w:r>
        <w:r>
          <w:tab/>
        </w:r>
        <w:r>
          <w:rPr>
            <w:rFonts w:hint="eastAsia"/>
          </w:rPr>
          <w:delText>（</w:delText>
        </w:r>
        <w:r>
          <w:rPr>
            <w:rFonts w:hint="eastAsia"/>
          </w:rPr>
          <w:delText>27</w:delText>
        </w:r>
        <w:r>
          <w:rPr>
            <w:rFonts w:hint="eastAsia"/>
          </w:rPr>
          <w:delText>）</w:delText>
        </w:r>
      </w:del>
    </w:p>
    <w:p w14:paraId="71EBD44F" w14:textId="77777777" w:rsidR="00FA4301" w:rsidRDefault="00BC26C2">
      <w:pPr>
        <w:pStyle w:val="C"/>
        <w:ind w:firstLine="420"/>
        <w:jc w:val="center"/>
        <w:rPr>
          <w:rFonts w:cs="Times New Roman"/>
        </w:rPr>
      </w:pPr>
      <w:r>
        <w:rPr>
          <w:rFonts w:cs="Times New Roman"/>
        </w:rPr>
        <w:t>表</w:t>
      </w:r>
      <w:r>
        <w:rPr>
          <w:rFonts w:cs="Times New Roman"/>
        </w:rPr>
        <w:t xml:space="preserve">1 </w:t>
      </w:r>
      <w:r>
        <w:rPr>
          <w:rFonts w:cs="Times New Roman"/>
        </w:rPr>
        <w:t>均匀性指标</w:t>
      </w:r>
      <w:r>
        <w:rPr>
          <w:rFonts w:cs="Times New Roman" w:hint="eastAsia"/>
        </w:rPr>
        <w:t>平均值</w:t>
      </w:r>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7"/>
        <w:gridCol w:w="3528"/>
      </w:tblGrid>
      <w:tr w:rsidR="00FA4301" w14:paraId="744D7BC8" w14:textId="77777777">
        <w:trPr>
          <w:jc w:val="center"/>
        </w:trPr>
        <w:tc>
          <w:tcPr>
            <w:tcW w:w="3527" w:type="dxa"/>
            <w:tcBorders>
              <w:top w:val="single" w:sz="12" w:space="0" w:color="auto"/>
              <w:bottom w:val="single" w:sz="6" w:space="0" w:color="auto"/>
            </w:tcBorders>
            <w:vAlign w:val="center"/>
          </w:tcPr>
          <w:p w14:paraId="7F3CC5D8" w14:textId="77777777" w:rsidR="00FA4301" w:rsidRDefault="00BC26C2">
            <w:pPr>
              <w:pStyle w:val="C"/>
              <w:ind w:firstLineChars="0" w:firstLine="0"/>
              <w:jc w:val="center"/>
              <w:rPr>
                <w:rFonts w:cs="Times New Roman"/>
              </w:rPr>
            </w:pPr>
            <w:r>
              <w:rPr>
                <w:rFonts w:cs="Times New Roman"/>
              </w:rPr>
              <w:t>抽样方法</w:t>
            </w:r>
          </w:p>
        </w:tc>
        <w:tc>
          <w:tcPr>
            <w:tcW w:w="3528" w:type="dxa"/>
            <w:tcBorders>
              <w:top w:val="single" w:sz="12" w:space="0" w:color="auto"/>
              <w:bottom w:val="single" w:sz="6" w:space="0" w:color="auto"/>
            </w:tcBorders>
            <w:vAlign w:val="center"/>
          </w:tcPr>
          <w:p w14:paraId="597EE614" w14:textId="77777777" w:rsidR="00FA4301" w:rsidRDefault="00BC26C2">
            <w:pPr>
              <w:pStyle w:val="C"/>
              <w:ind w:firstLineChars="0" w:firstLine="0"/>
              <w:jc w:val="center"/>
              <w:rPr>
                <w:rFonts w:cs="Times New Roman"/>
              </w:rPr>
            </w:pPr>
            <w:r>
              <w:rPr>
                <w:rFonts w:cs="Times New Roman"/>
              </w:rPr>
              <w:t>均匀性指标</w:t>
            </w:r>
            <w:r>
              <w:rPr>
                <w:rFonts w:cs="Times New Roman" w:hint="eastAsia"/>
              </w:rPr>
              <w:t>平均值</w:t>
            </w:r>
          </w:p>
        </w:tc>
      </w:tr>
      <w:tr w:rsidR="00FA4301" w14:paraId="61CA8ED5" w14:textId="77777777">
        <w:trPr>
          <w:jc w:val="center"/>
        </w:trPr>
        <w:tc>
          <w:tcPr>
            <w:tcW w:w="3527" w:type="dxa"/>
            <w:tcBorders>
              <w:top w:val="single" w:sz="6" w:space="0" w:color="auto"/>
            </w:tcBorders>
            <w:vAlign w:val="center"/>
          </w:tcPr>
          <w:p w14:paraId="5B92A4C9" w14:textId="77777777" w:rsidR="00FA4301" w:rsidRDefault="00BC26C2">
            <w:pPr>
              <w:pStyle w:val="C"/>
              <w:ind w:firstLineChars="0" w:firstLine="0"/>
              <w:jc w:val="center"/>
              <w:rPr>
                <w:rFonts w:cs="Times New Roman"/>
              </w:rPr>
            </w:pPr>
            <w:r>
              <w:rPr>
                <w:rFonts w:cs="Times New Roman"/>
              </w:rPr>
              <w:lastRenderedPageBreak/>
              <w:t>网格取样法</w:t>
            </w:r>
          </w:p>
        </w:tc>
        <w:tc>
          <w:tcPr>
            <w:tcW w:w="3528" w:type="dxa"/>
            <w:tcBorders>
              <w:top w:val="single" w:sz="6" w:space="0" w:color="auto"/>
            </w:tcBorders>
            <w:vAlign w:val="center"/>
          </w:tcPr>
          <w:p w14:paraId="23C89A0C" w14:textId="77777777" w:rsidR="00FA4301" w:rsidRDefault="00BC26C2">
            <w:pPr>
              <w:pStyle w:val="C"/>
              <w:ind w:firstLineChars="0" w:firstLine="0"/>
              <w:jc w:val="center"/>
              <w:rPr>
                <w:rFonts w:cs="Times New Roman"/>
              </w:rPr>
            </w:pPr>
            <w:ins w:id="407" w:author="吴溜" w:date="2024-12-22T22:25:00Z">
              <w:r>
                <w:t>0.4615</w:t>
              </w:r>
            </w:ins>
          </w:p>
        </w:tc>
      </w:tr>
      <w:tr w:rsidR="00FA4301" w14:paraId="3FCFE340" w14:textId="77777777">
        <w:trPr>
          <w:jc w:val="center"/>
        </w:trPr>
        <w:tc>
          <w:tcPr>
            <w:tcW w:w="3527" w:type="dxa"/>
            <w:vAlign w:val="center"/>
          </w:tcPr>
          <w:p w14:paraId="32D65E5E" w14:textId="77777777" w:rsidR="00FA4301" w:rsidRDefault="00BC26C2">
            <w:pPr>
              <w:pStyle w:val="C"/>
              <w:ind w:firstLineChars="0" w:firstLine="0"/>
              <w:jc w:val="center"/>
              <w:rPr>
                <w:rFonts w:cs="Times New Roman"/>
              </w:rPr>
            </w:pPr>
            <w:proofErr w:type="gramStart"/>
            <w:r>
              <w:rPr>
                <w:rFonts w:cs="Times New Roman"/>
              </w:rPr>
              <w:t>拉丁超立方</w:t>
            </w:r>
            <w:proofErr w:type="gramEnd"/>
            <w:r>
              <w:rPr>
                <w:rFonts w:cs="Times New Roman"/>
              </w:rPr>
              <w:t>取样法</w:t>
            </w:r>
          </w:p>
        </w:tc>
        <w:tc>
          <w:tcPr>
            <w:tcW w:w="3528" w:type="dxa"/>
            <w:vAlign w:val="center"/>
          </w:tcPr>
          <w:p w14:paraId="64EEFF95" w14:textId="77777777" w:rsidR="00FA4301" w:rsidRDefault="00BC26C2">
            <w:pPr>
              <w:pStyle w:val="C"/>
              <w:ind w:firstLineChars="0" w:firstLine="0"/>
              <w:jc w:val="center"/>
              <w:rPr>
                <w:rFonts w:cs="Times New Roman"/>
              </w:rPr>
            </w:pPr>
            <w:ins w:id="408" w:author="吴溜" w:date="2024-12-22T22:25:00Z">
              <w:r>
                <w:t>0.358</w:t>
              </w:r>
            </w:ins>
            <w:del w:id="409" w:author="吴溜" w:date="2024-12-22T22:25:00Z">
              <w:r>
                <w:rPr>
                  <w:rFonts w:cs="Times New Roman"/>
                </w:rPr>
                <w:delText>103.</w:delText>
              </w:r>
            </w:del>
            <w:ins w:id="410" w:author="吴溜" w:date="2024-12-22T22:25:00Z">
              <w:r>
                <w:rPr>
                  <w:rFonts w:cs="Times New Roman" w:hint="eastAsia"/>
                </w:rPr>
                <w:t>5</w:t>
              </w:r>
            </w:ins>
            <w:del w:id="411" w:author="吴溜" w:date="2024-12-22T22:25:00Z">
              <w:r>
                <w:rPr>
                  <w:rFonts w:cs="Times New Roman"/>
                </w:rPr>
                <w:delText>5</w:delText>
              </w:r>
            </w:del>
          </w:p>
        </w:tc>
      </w:tr>
      <w:tr w:rsidR="00FA4301" w14:paraId="71A281EB" w14:textId="77777777">
        <w:trPr>
          <w:jc w:val="center"/>
        </w:trPr>
        <w:tc>
          <w:tcPr>
            <w:tcW w:w="3527" w:type="dxa"/>
            <w:tcBorders>
              <w:bottom w:val="single" w:sz="12" w:space="0" w:color="auto"/>
            </w:tcBorders>
            <w:vAlign w:val="center"/>
          </w:tcPr>
          <w:p w14:paraId="254DEC36" w14:textId="77777777" w:rsidR="00FA4301" w:rsidRDefault="00BC26C2">
            <w:pPr>
              <w:pStyle w:val="C"/>
              <w:ind w:firstLineChars="0" w:firstLine="0"/>
              <w:jc w:val="center"/>
              <w:rPr>
                <w:rFonts w:cs="Times New Roman"/>
              </w:rPr>
            </w:pPr>
            <w:r>
              <w:rPr>
                <w:rFonts w:cs="Times New Roman"/>
              </w:rPr>
              <w:t>改进</w:t>
            </w:r>
            <w:proofErr w:type="gramStart"/>
            <w:r>
              <w:rPr>
                <w:rFonts w:cs="Times New Roman"/>
              </w:rPr>
              <w:t>拉丁超立方</w:t>
            </w:r>
            <w:proofErr w:type="gramEnd"/>
            <w:r>
              <w:rPr>
                <w:rFonts w:cs="Times New Roman"/>
              </w:rPr>
              <w:t>取样法</w:t>
            </w:r>
          </w:p>
        </w:tc>
        <w:tc>
          <w:tcPr>
            <w:tcW w:w="3528" w:type="dxa"/>
            <w:tcBorders>
              <w:bottom w:val="single" w:sz="12" w:space="0" w:color="auto"/>
            </w:tcBorders>
            <w:vAlign w:val="center"/>
          </w:tcPr>
          <w:p w14:paraId="396BA4EA" w14:textId="77777777" w:rsidR="00FA4301" w:rsidRDefault="00BC26C2">
            <w:pPr>
              <w:pStyle w:val="C"/>
              <w:ind w:firstLineChars="0" w:firstLine="0"/>
              <w:jc w:val="center"/>
              <w:rPr>
                <w:rFonts w:cs="Times New Roman"/>
              </w:rPr>
            </w:pPr>
            <w:ins w:id="412" w:author="吴溜" w:date="2024-12-22T22:25:00Z">
              <w:r>
                <w:t>0.289</w:t>
              </w:r>
              <w:r>
                <w:rPr>
                  <w:rFonts w:hint="eastAsia"/>
                </w:rPr>
                <w:t>9</w:t>
              </w:r>
            </w:ins>
            <w:del w:id="413" w:author="吴溜" w:date="2024-12-22T22:25:00Z">
              <w:r>
                <w:rPr>
                  <w:rFonts w:cs="Times New Roman"/>
                </w:rPr>
                <w:delText>91.2</w:delText>
              </w:r>
            </w:del>
          </w:p>
        </w:tc>
      </w:tr>
    </w:tbl>
    <w:p w14:paraId="025EF735" w14:textId="77777777" w:rsidR="00FA4301" w:rsidRDefault="00BC26C2">
      <w:pPr>
        <w:pStyle w:val="C"/>
        <w:ind w:firstLine="420"/>
        <w:rPr>
          <w:ins w:id="414" w:author="吴溜" w:date="2024-11-23T19:05:00Z"/>
          <w:rFonts w:cs="Times New Roman"/>
        </w:rPr>
      </w:pPr>
      <w:ins w:id="415" w:author="吴溜" w:date="2024-12-22T22:26:00Z">
        <w:r>
          <w:rPr>
            <w:rFonts w:hint="eastAsia"/>
          </w:rPr>
          <w:t>在一个</w:t>
        </w:r>
        <w:r>
          <w:rPr>
            <w:rFonts w:hint="eastAsia"/>
          </w:rPr>
          <w:t>6</w:t>
        </w:r>
        <w:r>
          <w:rPr>
            <w:rFonts w:hint="eastAsia"/>
          </w:rPr>
          <w:t>维空间内</w:t>
        </w:r>
        <w:r>
          <w:rPr>
            <w:rFonts w:hint="eastAsia"/>
          </w:rPr>
          <w:t>(0,1)^6</w:t>
        </w:r>
        <w:r>
          <w:rPr>
            <w:rFonts w:hint="eastAsia"/>
          </w:rPr>
          <w:t>，分别取</w:t>
        </w:r>
        <w:r>
          <w:rPr>
            <w:rFonts w:hint="eastAsia"/>
          </w:rPr>
          <w:t>25</w:t>
        </w:r>
        <w:r>
          <w:rPr>
            <w:rFonts w:hint="eastAsia"/>
          </w:rPr>
          <w:t>个样本点，</w:t>
        </w:r>
      </w:ins>
      <w:r>
        <w:rPr>
          <w:rFonts w:cs="Times New Roman"/>
        </w:rPr>
        <w:t>对</w:t>
      </w:r>
      <w:r>
        <w:rPr>
          <w:rFonts w:cs="Times New Roman" w:hint="eastAsia"/>
        </w:rPr>
        <w:t>三种</w:t>
      </w:r>
      <w:r>
        <w:rPr>
          <w:rFonts w:cs="Times New Roman"/>
        </w:rPr>
        <w:t>抽样方法均进行了</w:t>
      </w:r>
      <w:commentRangeStart w:id="416"/>
      <w:r>
        <w:rPr>
          <w:rFonts w:cs="Times New Roman"/>
        </w:rPr>
        <w:t>十次抽样实验</w:t>
      </w:r>
      <w:commentRangeEnd w:id="416"/>
      <w:r>
        <w:rPr>
          <w:rStyle w:val="afa"/>
          <w:rFonts w:asciiTheme="minorHAnsi" w:eastAsiaTheme="minorEastAsia" w:hAnsiTheme="minorHAnsi"/>
        </w:rPr>
        <w:commentReference w:id="416"/>
      </w:r>
      <w:r>
        <w:rPr>
          <w:rFonts w:cs="Times New Roman"/>
        </w:rPr>
        <w:t>，采用多次测试求平均值的方法</w:t>
      </w:r>
      <w:r>
        <w:rPr>
          <w:rFonts w:cs="Times New Roman" w:hint="eastAsia"/>
        </w:rPr>
        <w:t>，</w:t>
      </w:r>
      <w:r>
        <w:rPr>
          <w:rFonts w:cs="Times New Roman"/>
        </w:rPr>
        <w:t>计算的均匀性指标的平均值如表</w:t>
      </w:r>
      <w:r>
        <w:rPr>
          <w:rFonts w:cs="Times New Roman"/>
        </w:rPr>
        <w:t>1</w:t>
      </w:r>
      <w:r>
        <w:rPr>
          <w:rFonts w:cs="Times New Roman"/>
        </w:rPr>
        <w:t>所示。由</w:t>
      </w:r>
      <w:r>
        <w:rPr>
          <w:rFonts w:cs="Times New Roman" w:hint="eastAsia"/>
        </w:rPr>
        <w:t>表中</w:t>
      </w:r>
      <w:r>
        <w:rPr>
          <w:rFonts w:cs="Times New Roman"/>
        </w:rPr>
        <w:t>可见，基于最大最小距离的改进</w:t>
      </w:r>
      <w:proofErr w:type="gramStart"/>
      <w:r>
        <w:rPr>
          <w:rFonts w:cs="Times New Roman"/>
        </w:rPr>
        <w:t>拉丁超立方</w:t>
      </w:r>
      <w:proofErr w:type="gramEnd"/>
      <w:r>
        <w:rPr>
          <w:rFonts w:cs="Times New Roman"/>
        </w:rPr>
        <w:t>取样法具有更好的均匀性</w:t>
      </w:r>
      <w:r>
        <w:rPr>
          <w:rFonts w:cs="Times New Roman" w:hint="eastAsia"/>
        </w:rPr>
        <w:t>。</w:t>
      </w:r>
    </w:p>
    <w:p w14:paraId="6ACD9510" w14:textId="77777777" w:rsidR="00FA4301" w:rsidRDefault="00FA4301">
      <w:pPr>
        <w:pStyle w:val="C"/>
        <w:ind w:firstLineChars="0" w:firstLine="0"/>
        <w:rPr>
          <w:rFonts w:cs="Times New Roman"/>
        </w:rPr>
      </w:pPr>
    </w:p>
    <w:p w14:paraId="620EE7D0" w14:textId="77777777" w:rsidR="00FA4301" w:rsidRDefault="00BC26C2">
      <w:pPr>
        <w:pStyle w:val="2"/>
        <w:rPr>
          <w:ins w:id="417" w:author="吴溜" w:date="2024-11-26T14:31:00Z"/>
        </w:rPr>
      </w:pPr>
      <w:r>
        <w:rPr>
          <w:rFonts w:hint="eastAsia"/>
        </w:rPr>
        <w:t>加点准则</w:t>
      </w:r>
    </w:p>
    <w:p w14:paraId="03000FAB" w14:textId="77777777" w:rsidR="00FA4301" w:rsidRDefault="00BC26C2">
      <w:pPr>
        <w:pStyle w:val="C"/>
        <w:ind w:firstLine="420"/>
        <w:rPr>
          <w:ins w:id="418" w:author="吴溜" w:date="2024-11-26T14:31:00Z"/>
          <w:color w:val="7030A0"/>
        </w:rPr>
      </w:pPr>
      <w:ins w:id="419" w:author="吴溜" w:date="2024-11-26T14:31:00Z">
        <w:r>
          <w:rPr>
            <w:rFonts w:hint="eastAsia"/>
            <w:color w:val="7030A0"/>
          </w:rPr>
          <w:t>（简单介绍）</w:t>
        </w:r>
      </w:ins>
    </w:p>
    <w:p w14:paraId="27E93FE3" w14:textId="77777777" w:rsidR="00FA4301" w:rsidRDefault="00BC26C2">
      <w:pPr>
        <w:pStyle w:val="C"/>
        <w:ind w:firstLine="420"/>
        <w:rPr>
          <w:ins w:id="420" w:author="吴溜" w:date="2024-11-26T14:31:00Z"/>
          <w:color w:val="7030A0"/>
        </w:rPr>
      </w:pPr>
      <w:ins w:id="421" w:author="吴溜" w:date="2024-11-26T14:31:00Z">
        <w:r>
          <w:rPr>
            <w:rFonts w:hint="eastAsia"/>
            <w:color w:val="7030A0"/>
          </w:rPr>
          <w:t>在基于代理模型的优化</w:t>
        </w:r>
        <w:r>
          <w:rPr>
            <w:rFonts w:hint="eastAsia"/>
            <w:color w:val="7030A0"/>
          </w:rPr>
          <w:t xml:space="preserve"> (surrogate-based optimization, SBO) </w:t>
        </w:r>
        <w:r>
          <w:rPr>
            <w:rFonts w:hint="eastAsia"/>
            <w:color w:val="7030A0"/>
          </w:rPr>
          <w:t>方法中，常常通过自适应地添加新样本点，提高代理模型精度、降低优化误差。在构建代理模型时，采用适量初始样本点建立初始代理模型，而在随后的优化过程中，根据确定的加点准则进行自适应采样，增加构建代理模型的样本点，实现代理模型的不断更新并进行优化求解，直至满足收敛条件。</w:t>
        </w:r>
      </w:ins>
    </w:p>
    <w:p w14:paraId="7DFB645F" w14:textId="77777777" w:rsidR="00FA4301" w:rsidRDefault="00BC26C2">
      <w:pPr>
        <w:pStyle w:val="C"/>
        <w:ind w:firstLine="420"/>
        <w:rPr>
          <w:ins w:id="422" w:author="吴溜" w:date="2024-11-26T14:31:00Z"/>
          <w:color w:val="7030A0"/>
        </w:rPr>
      </w:pPr>
      <w:ins w:id="423" w:author="吴溜" w:date="2024-11-26T14:31:00Z">
        <w:r>
          <w:rPr>
            <w:rFonts w:hint="eastAsia"/>
            <w:color w:val="7030A0"/>
          </w:rPr>
          <w:t>因此，在这个过程中的加点准则的选择将直接影响代理模型精度、最终优化结果以及优化设计效率。实际上，探究和发展性能更佳的加点策略成为现阶段工程优化设计领域的研究热点</w:t>
        </w:r>
        <w:commentRangeStart w:id="424"/>
        <w:r>
          <w:rPr>
            <w:color w:val="7030A0"/>
          </w:rPr>
          <w:t>[7 − 18]</w:t>
        </w:r>
        <w:commentRangeEnd w:id="424"/>
        <w:r>
          <w:rPr>
            <w:rStyle w:val="afa"/>
            <w:rFonts w:asciiTheme="minorHAnsi" w:eastAsiaTheme="minorEastAsia" w:hAnsiTheme="minorHAnsi"/>
            <w:color w:val="7030A0"/>
          </w:rPr>
          <w:commentReference w:id="424"/>
        </w:r>
        <w:r>
          <w:rPr>
            <w:rFonts w:hint="eastAsia"/>
            <w:color w:val="7030A0"/>
          </w:rPr>
          <w:t>。</w:t>
        </w:r>
      </w:ins>
    </w:p>
    <w:p w14:paraId="3CEC02F7" w14:textId="77777777" w:rsidR="00FA4301" w:rsidRDefault="00BC26C2">
      <w:pPr>
        <w:pStyle w:val="C"/>
        <w:ind w:firstLine="420"/>
        <w:rPr>
          <w:ins w:id="425" w:author="吴溜" w:date="2024-12-22T22:24:00Z"/>
          <w:color w:val="7030A0"/>
        </w:rPr>
      </w:pPr>
      <w:ins w:id="426" w:author="吴溜" w:date="2024-11-26T14:31:00Z">
        <w:r>
          <w:rPr>
            <w:rFonts w:hint="eastAsia"/>
            <w:color w:val="7030A0"/>
          </w:rPr>
          <w:t>本文所涉及的三种加点准则的介绍</w:t>
        </w:r>
      </w:ins>
      <w:ins w:id="427" w:author="昌楠" w:date="2024-12-29T22:51:00Z">
        <w:r>
          <w:rPr>
            <w:rFonts w:hint="eastAsia"/>
            <w:color w:val="7030A0"/>
          </w:rPr>
          <w:t>如下</w:t>
        </w:r>
      </w:ins>
      <w:ins w:id="428" w:author="吴溜" w:date="2024-11-26T14:31:00Z">
        <w:r>
          <w:rPr>
            <w:rFonts w:hint="eastAsia"/>
            <w:color w:val="FF0000"/>
          </w:rPr>
          <w:t>（优点及缺点，要有文献引用）</w:t>
        </w:r>
        <w:r>
          <w:rPr>
            <w:rFonts w:hint="eastAsia"/>
            <w:color w:val="7030A0"/>
          </w:rPr>
          <w:t>：</w:t>
        </w:r>
      </w:ins>
    </w:p>
    <w:p w14:paraId="65B81D7F" w14:textId="77777777" w:rsidR="00FA4301" w:rsidRDefault="00FA4301">
      <w:pPr>
        <w:pStyle w:val="C"/>
        <w:ind w:firstLine="420"/>
        <w:rPr>
          <w:ins w:id="429" w:author="吴溜" w:date="2024-11-26T14:31:00Z"/>
          <w:color w:val="7030A0"/>
        </w:rPr>
      </w:pPr>
    </w:p>
    <w:p w14:paraId="0CDF7431" w14:textId="77777777" w:rsidR="00FA4301" w:rsidRDefault="00FA4301">
      <w:pPr>
        <w:ind w:firstLine="420"/>
        <w:pPrChange w:id="430" w:author="吴溜" w:date="2024-11-26T14:31:00Z">
          <w:pPr/>
        </w:pPrChange>
      </w:pPr>
    </w:p>
    <w:p w14:paraId="5B3654FF" w14:textId="77777777" w:rsidR="00FA4301" w:rsidRDefault="00BC26C2">
      <w:pPr>
        <w:pStyle w:val="3"/>
        <w:rPr>
          <w:ins w:id="431" w:author="吴溜" w:date="2024-12-22T22:31:00Z"/>
        </w:rPr>
      </w:pPr>
      <w:del w:id="432" w:author="吴溜" w:date="2024-12-22T22:30:00Z">
        <w:r>
          <w:delText>混合多点</w:delText>
        </w:r>
      </w:del>
      <w:ins w:id="433" w:author="吴溜" w:date="2024-12-22T22:30:00Z">
        <w:r>
          <w:rPr>
            <w:rFonts w:hint="eastAsia"/>
          </w:rPr>
          <w:t>最优</w:t>
        </w:r>
      </w:ins>
      <w:r>
        <w:rPr>
          <w:rFonts w:hint="eastAsia"/>
        </w:rPr>
        <w:t>加点准则</w:t>
      </w:r>
    </w:p>
    <w:p w14:paraId="2D4E39CA" w14:textId="77777777" w:rsidR="00FA4301" w:rsidRDefault="00BC26C2">
      <w:pPr>
        <w:spacing w:line="400" w:lineRule="exact"/>
        <w:ind w:firstLineChars="200" w:firstLine="420"/>
        <w:rPr>
          <w:ins w:id="434" w:author="吴溜" w:date="2024-12-22T22:31:00Z"/>
          <w:rFonts w:cs="Times New Roman"/>
        </w:rPr>
      </w:pPr>
      <w:ins w:id="435" w:author="吴溜" w:date="2024-12-22T22:31:00Z">
        <w:r>
          <w:rPr>
            <w:rFonts w:cs="Times New Roman"/>
          </w:rPr>
          <w:t>最优点插值（Optimum Interpolation, OI）加点准则是基于已构建的代理模型，预测出最优值，并将该最优值所对应的样本点（</w:t>
        </w:r>
        <w:proofErr w:type="gramStart"/>
        <w:r>
          <w:rPr>
            <w:rFonts w:cs="Times New Roman"/>
          </w:rPr>
          <w:t>最</w:t>
        </w:r>
        <w:proofErr w:type="gramEnd"/>
        <w:r>
          <w:rPr>
            <w:rFonts w:cs="Times New Roman"/>
          </w:rPr>
          <w:t>优点）加入训练样本集的一种加点准则，以训练样本集容量作为终止条件。</w:t>
        </w:r>
        <w:bookmarkStart w:id="436" w:name="_Hlk100264473"/>
        <w:r>
          <w:rPr>
            <w:rFonts w:cs="Times New Roman"/>
          </w:rPr>
          <w:t>由于代理模型的预测误差的存在，代理模型的预测</w:t>
        </w:r>
        <w:proofErr w:type="gramStart"/>
        <w:r>
          <w:rPr>
            <w:rFonts w:cs="Times New Roman"/>
          </w:rPr>
          <w:t>最</w:t>
        </w:r>
        <w:proofErr w:type="gramEnd"/>
        <w:r>
          <w:rPr>
            <w:rFonts w:cs="Times New Roman"/>
          </w:rPr>
          <w:t>优点通常靠近真实模型的全局或局部最优点，而真实模型的全局或局部最优点往往是工程实际所需要的优化结果。利用该加点准则可以提高代理模型在</w:t>
        </w:r>
        <w:proofErr w:type="gramStart"/>
        <w:r>
          <w:rPr>
            <w:rFonts w:cs="Times New Roman"/>
          </w:rPr>
          <w:t>最</w:t>
        </w:r>
        <w:proofErr w:type="gramEnd"/>
        <w:r>
          <w:rPr>
            <w:rFonts w:cs="Times New Roman"/>
          </w:rPr>
          <w:t>优点或其附近区域的精度。</w:t>
        </w:r>
        <w:bookmarkEnd w:id="436"/>
        <w:r>
          <w:rPr>
            <w:rFonts w:cs="Times New Roman"/>
          </w:rPr>
          <w:t>然而，对于一些复杂的工程实际问题，因其设计空间广泛、设计变量关系复杂，真实模型具有多峰性，导致代理模型的预测陷入局部最优。此外，该加点准则还可能出现重复加点的情况，即预测</w:t>
        </w:r>
        <w:proofErr w:type="gramStart"/>
        <w:r>
          <w:rPr>
            <w:rFonts w:cs="Times New Roman"/>
          </w:rPr>
          <w:t>最</w:t>
        </w:r>
        <w:proofErr w:type="gramEnd"/>
        <w:r>
          <w:rPr>
            <w:rFonts w:cs="Times New Roman"/>
          </w:rPr>
          <w:t>优点已经在训练样本集中。</w:t>
        </w:r>
      </w:ins>
    </w:p>
    <w:p w14:paraId="16BF101A" w14:textId="77777777" w:rsidR="00FA4301" w:rsidRDefault="00FA4301"/>
    <w:p w14:paraId="636003D9" w14:textId="77777777" w:rsidR="00FA4301" w:rsidRDefault="00BC26C2">
      <w:pPr>
        <w:pStyle w:val="C"/>
        <w:ind w:firstLine="420"/>
        <w:rPr>
          <w:del w:id="437" w:author="吴溜" w:date="2024-11-26T14:31:00Z"/>
          <w:color w:val="7030A0"/>
        </w:rPr>
      </w:pPr>
      <w:del w:id="438" w:author="吴溜" w:date="2024-11-26T14:31:00Z">
        <w:r>
          <w:rPr>
            <w:rFonts w:hint="eastAsia"/>
            <w:color w:val="7030A0"/>
          </w:rPr>
          <w:delText>（简单介绍）</w:delText>
        </w:r>
      </w:del>
    </w:p>
    <w:p w14:paraId="4E679CA4" w14:textId="77777777" w:rsidR="00FA4301" w:rsidRDefault="00BC26C2">
      <w:pPr>
        <w:pStyle w:val="C"/>
        <w:ind w:firstLine="420"/>
        <w:rPr>
          <w:del w:id="439" w:author="吴溜" w:date="2024-11-26T14:31:00Z"/>
          <w:color w:val="7030A0"/>
        </w:rPr>
      </w:pPr>
      <w:del w:id="440" w:author="吴溜" w:date="2024-11-26T14:31:00Z">
        <w:r>
          <w:rPr>
            <w:rFonts w:hint="eastAsia"/>
            <w:color w:val="7030A0"/>
          </w:rPr>
          <w:delText>在基于代理模型的优化</w:delText>
        </w:r>
        <w:r>
          <w:rPr>
            <w:rFonts w:hint="eastAsia"/>
            <w:color w:val="7030A0"/>
          </w:rPr>
          <w:delText xml:space="preserve"> (surrogate-based optimization, SBO) </w:delText>
        </w:r>
        <w:r>
          <w:rPr>
            <w:rFonts w:hint="eastAsia"/>
            <w:color w:val="7030A0"/>
          </w:rPr>
          <w:delText>方法中，常常通过自适应地</w:delText>
        </w:r>
        <w:r>
          <w:rPr>
            <w:rFonts w:hint="eastAsia"/>
            <w:color w:val="7030A0"/>
          </w:rPr>
          <w:lastRenderedPageBreak/>
          <w:delText>添加新样本点，提高代理模型精度、降低优化误差。在构建代理模型时，采用适量初始样本点建立初始代理模型，而在随后的优化过程中，根据确定的加点准则进行自适应采样，增加构建代理模型的样本点，实现代理模型的不断更新并进行优化求解，直至满足收敛条件。</w:delText>
        </w:r>
      </w:del>
    </w:p>
    <w:p w14:paraId="77F12FE4" w14:textId="77777777" w:rsidR="00FA4301" w:rsidRDefault="00BC26C2">
      <w:pPr>
        <w:pStyle w:val="C"/>
        <w:ind w:firstLine="420"/>
        <w:rPr>
          <w:del w:id="441" w:author="吴溜" w:date="2024-11-26T14:31:00Z"/>
          <w:color w:val="7030A0"/>
        </w:rPr>
      </w:pPr>
      <w:del w:id="442" w:author="吴溜" w:date="2024-11-26T14:31:00Z">
        <w:r>
          <w:rPr>
            <w:rFonts w:hint="eastAsia"/>
            <w:color w:val="7030A0"/>
          </w:rPr>
          <w:delText>因此，在这个过程中的加点准则的选择将直接影响代理模型精度、最终优化结果以及优化设计效率。实际上，探究和发展性能更佳的加点策略成为现阶段工程优化设计领域的研究热点</w:delText>
        </w:r>
        <w:commentRangeStart w:id="443"/>
        <w:r>
          <w:rPr>
            <w:color w:val="7030A0"/>
          </w:rPr>
          <w:delText>[7 − 18]</w:delText>
        </w:r>
        <w:commentRangeEnd w:id="443"/>
        <w:r>
          <w:rPr>
            <w:rStyle w:val="afa"/>
            <w:rFonts w:asciiTheme="minorHAnsi" w:eastAsiaTheme="minorEastAsia" w:hAnsiTheme="minorHAnsi"/>
            <w:color w:val="7030A0"/>
          </w:rPr>
          <w:commentReference w:id="443"/>
        </w:r>
        <w:r>
          <w:rPr>
            <w:rFonts w:hint="eastAsia"/>
            <w:color w:val="7030A0"/>
          </w:rPr>
          <w:delText>。</w:delText>
        </w:r>
      </w:del>
    </w:p>
    <w:p w14:paraId="7AC748BE" w14:textId="77777777" w:rsidR="00FA4301" w:rsidRDefault="00BC26C2">
      <w:pPr>
        <w:pStyle w:val="C"/>
        <w:ind w:firstLine="420"/>
        <w:rPr>
          <w:del w:id="444" w:author="吴溜" w:date="2024-11-26T14:31:00Z"/>
          <w:color w:val="7030A0"/>
        </w:rPr>
      </w:pPr>
      <w:del w:id="445" w:author="吴溜" w:date="2024-11-26T14:31:00Z">
        <w:r>
          <w:rPr>
            <w:rFonts w:hint="eastAsia"/>
            <w:color w:val="7030A0"/>
          </w:rPr>
          <w:delText>本文所涉及的三种加点准则的介绍</w:delText>
        </w:r>
        <w:r>
          <w:rPr>
            <w:rFonts w:hint="eastAsia"/>
            <w:color w:val="FF0000"/>
          </w:rPr>
          <w:delText>（优点及缺点，要有文献引用）</w:delText>
        </w:r>
        <w:r>
          <w:rPr>
            <w:rFonts w:hint="eastAsia"/>
            <w:color w:val="7030A0"/>
          </w:rPr>
          <w:delText>：</w:delText>
        </w:r>
      </w:del>
    </w:p>
    <w:p w14:paraId="3684EE2E" w14:textId="77777777" w:rsidR="00FA4301" w:rsidRDefault="00FA4301">
      <w:pPr>
        <w:pStyle w:val="C"/>
        <w:ind w:firstLine="420"/>
        <w:rPr>
          <w:ins w:id="446" w:author="吴溜" w:date="2024-11-26T14:31:00Z"/>
        </w:rPr>
      </w:pPr>
    </w:p>
    <w:p w14:paraId="1FB6FE7B" w14:textId="77777777" w:rsidR="00FA4301" w:rsidRDefault="00FA4301">
      <w:pPr>
        <w:pStyle w:val="C"/>
        <w:ind w:firstLine="420"/>
        <w:rPr>
          <w:ins w:id="447" w:author="吴溜" w:date="2024-12-22T22:32:00Z"/>
        </w:rPr>
      </w:pPr>
    </w:p>
    <w:p w14:paraId="2950D657" w14:textId="77777777" w:rsidR="00FA4301" w:rsidRDefault="00BC26C2">
      <w:pPr>
        <w:pStyle w:val="3"/>
        <w:numPr>
          <w:ins w:id="448" w:author="吴溜" w:date="2024-12-22T22:33:00Z"/>
        </w:numPr>
        <w:rPr>
          <w:ins w:id="449" w:author="吴溜" w:date="2024-12-22T22:33:00Z"/>
        </w:rPr>
        <w:pPrChange w:id="450" w:author="吴溜" w:date="2024-12-22T22:33:00Z">
          <w:pPr>
            <w:pStyle w:val="C"/>
            <w:ind w:firstLine="420"/>
          </w:pPr>
        </w:pPrChange>
      </w:pPr>
      <w:ins w:id="451" w:author="吴溜" w:date="2024-12-22T22:33:00Z">
        <w:r>
          <w:rPr>
            <w:rFonts w:hint="eastAsia"/>
          </w:rPr>
          <w:t>最大化期望提高加点准则</w:t>
        </w:r>
      </w:ins>
    </w:p>
    <w:p w14:paraId="4925CB32" w14:textId="77777777" w:rsidR="00FA4301" w:rsidRDefault="00BC26C2">
      <w:pPr>
        <w:spacing w:line="400" w:lineRule="exact"/>
        <w:ind w:firstLineChars="200" w:firstLine="420"/>
        <w:rPr>
          <w:ins w:id="452" w:author="昌楠" w:date="2024-12-29T21:48:00Z"/>
          <w:rFonts w:cs="Times New Roman"/>
        </w:rPr>
      </w:pPr>
      <w:ins w:id="453" w:author="昌楠" w:date="2024-12-29T21:48:00Z">
        <w:r>
          <w:rPr>
            <w:rFonts w:cs="Times New Roman"/>
          </w:rPr>
          <w:t>已构建的Kriging代理模型能够提供未知点的预测响应值和该响应值的预测方差，而最大化期望提高（Excepted Improvement, EI）加点准则正是这两者结合的产物，即同时考虑预测响应值和预测方差的一种加点准则，它认为预测响应值</w:t>
        </w:r>
      </w:ins>
      <m:oMath>
        <m:r>
          <w:ins w:id="454" w:author="昌楠" w:date="2024-12-29T21:48:00Z">
            <w:rPr>
              <w:rFonts w:ascii="Cambria Math" w:hAnsi="Cambria Math" w:cs="Times New Roman"/>
            </w:rPr>
            <m:t>y</m:t>
          </w:ins>
        </m:r>
        <m:d>
          <m:dPr>
            <m:ctrlPr>
              <w:ins w:id="455" w:author="昌楠" w:date="2024-12-29T21:48:00Z">
                <w:rPr>
                  <w:rFonts w:ascii="Cambria Math" w:hAnsi="Cambria Math" w:cs="Times New Roman"/>
                  <w:i/>
                </w:rPr>
              </w:ins>
            </m:ctrlPr>
          </m:dPr>
          <m:e>
            <m:r>
              <w:ins w:id="456" w:author="昌楠" w:date="2024-12-29T21:48:00Z">
                <w:rPr>
                  <w:rFonts w:ascii="Cambria Math" w:hAnsi="Cambria Math" w:cs="Times New Roman"/>
                </w:rPr>
                <m:t>x</m:t>
              </w:ins>
            </m:r>
          </m:e>
        </m:d>
      </m:oMath>
      <w:ins w:id="457" w:author="昌楠" w:date="2024-12-29T21:48:00Z">
        <w:r>
          <w:rPr>
            <w:rFonts w:cs="Times New Roman"/>
          </w:rPr>
          <w:t>服从均值为</w:t>
        </w:r>
      </w:ins>
      <m:oMath>
        <m:acc>
          <m:accPr>
            <m:ctrlPr>
              <w:ins w:id="458" w:author="昌楠" w:date="2024-12-29T21:48:00Z">
                <w:rPr>
                  <w:rFonts w:ascii="Cambria Math" w:hAnsi="Cambria Math" w:cs="Times New Roman"/>
                  <w:i/>
                </w:rPr>
              </w:ins>
            </m:ctrlPr>
          </m:accPr>
          <m:e>
            <m:r>
              <w:ins w:id="459" w:author="昌楠" w:date="2024-12-29T21:48:00Z">
                <w:rPr>
                  <w:rFonts w:ascii="Cambria Math" w:hAnsi="Cambria Math" w:cs="Times New Roman"/>
                </w:rPr>
                <m:t>y</m:t>
              </w:ins>
            </m:r>
          </m:e>
        </m:acc>
        <m:d>
          <m:dPr>
            <m:ctrlPr>
              <w:ins w:id="460" w:author="昌楠" w:date="2024-12-29T21:48:00Z">
                <w:rPr>
                  <w:rFonts w:ascii="Cambria Math" w:hAnsi="Cambria Math" w:cs="Times New Roman"/>
                  <w:i/>
                </w:rPr>
              </w:ins>
            </m:ctrlPr>
          </m:dPr>
          <m:e>
            <m:r>
              <w:ins w:id="461" w:author="昌楠" w:date="2024-12-29T21:48:00Z">
                <w:rPr>
                  <w:rFonts w:ascii="Cambria Math" w:hAnsi="Cambria Math" w:cs="Times New Roman"/>
                </w:rPr>
                <m:t>x</m:t>
              </w:ins>
            </m:r>
          </m:e>
        </m:d>
      </m:oMath>
      <w:ins w:id="462" w:author="昌楠" w:date="2024-12-29T21:48:00Z">
        <w:r>
          <w:rPr>
            <w:rFonts w:cs="Times New Roman"/>
          </w:rPr>
          <w:t>，方差为</w:t>
        </w:r>
      </w:ins>
      <m:oMath>
        <m:sSup>
          <m:sSupPr>
            <m:ctrlPr>
              <w:ins w:id="463" w:author="昌楠" w:date="2024-12-29T21:48:00Z">
                <w:rPr>
                  <w:rFonts w:ascii="Cambria Math" w:hAnsi="Cambria Math" w:cs="Times New Roman"/>
                  <w:i/>
                </w:rPr>
              </w:ins>
            </m:ctrlPr>
          </m:sSupPr>
          <m:e>
            <m:r>
              <w:ins w:id="464" w:author="昌楠" w:date="2024-12-29T21:48:00Z">
                <w:rPr>
                  <w:rFonts w:ascii="Cambria Math" w:hAnsi="Cambria Math" w:cs="Times New Roman"/>
                </w:rPr>
                <m:t>s</m:t>
              </w:ins>
            </m:r>
          </m:e>
          <m:sup>
            <m:r>
              <w:ins w:id="465" w:author="昌楠" w:date="2024-12-29T21:48:00Z">
                <w:rPr>
                  <w:rFonts w:ascii="Cambria Math" w:hAnsi="Cambria Math" w:cs="Times New Roman"/>
                </w:rPr>
                <m:t>2</m:t>
              </w:ins>
            </m:r>
          </m:sup>
        </m:sSup>
        <m:d>
          <m:dPr>
            <m:ctrlPr>
              <w:ins w:id="466" w:author="昌楠" w:date="2024-12-29T21:48:00Z">
                <w:rPr>
                  <w:rFonts w:ascii="Cambria Math" w:hAnsi="Cambria Math" w:cs="Times New Roman"/>
                  <w:i/>
                </w:rPr>
              </w:ins>
            </m:ctrlPr>
          </m:dPr>
          <m:e>
            <m:r>
              <w:ins w:id="467" w:author="昌楠" w:date="2024-12-29T21:48:00Z">
                <w:rPr>
                  <w:rFonts w:ascii="Cambria Math" w:hAnsi="Cambria Math" w:cs="Times New Roman"/>
                </w:rPr>
                <m:t>x</m:t>
              </w:ins>
            </m:r>
          </m:e>
        </m:d>
      </m:oMath>
      <w:ins w:id="468" w:author="昌楠" w:date="2024-12-29T21:48:00Z">
        <w:r>
          <w:rPr>
            <w:rFonts w:cs="Times New Roman"/>
          </w:rPr>
          <w:t>的正态分布，其概率密度函数</w:t>
        </w:r>
      </w:ins>
      <m:oMath>
        <m:r>
          <w:ins w:id="469" w:author="昌楠" w:date="2024-12-29T21:48:00Z">
            <w:rPr>
              <w:rFonts w:ascii="Cambria Math" w:hAnsi="Cambria Math" w:cs="Times New Roman"/>
            </w:rPr>
            <m:t>pdf</m:t>
          </w:ins>
        </m:r>
        <m:d>
          <m:dPr>
            <m:ctrlPr>
              <w:ins w:id="470" w:author="昌楠" w:date="2024-12-29T21:48:00Z">
                <w:rPr>
                  <w:rFonts w:ascii="Cambria Math" w:hAnsi="Cambria Math" w:cs="Times New Roman"/>
                  <w:i/>
                </w:rPr>
              </w:ins>
            </m:ctrlPr>
          </m:dPr>
          <m:e>
            <m:r>
              <w:ins w:id="471" w:author="昌楠" w:date="2024-12-29T21:48:00Z">
                <w:rPr>
                  <w:rFonts w:ascii="Cambria Math" w:hAnsi="Cambria Math" w:cs="Times New Roman"/>
                </w:rPr>
                <m:t>y</m:t>
              </w:ins>
            </m:r>
            <m:d>
              <m:dPr>
                <m:ctrlPr>
                  <w:ins w:id="472" w:author="昌楠" w:date="2024-12-29T21:48:00Z">
                    <w:rPr>
                      <w:rFonts w:ascii="Cambria Math" w:hAnsi="Cambria Math" w:cs="Times New Roman"/>
                      <w:i/>
                    </w:rPr>
                  </w:ins>
                </m:ctrlPr>
              </m:dPr>
              <m:e>
                <m:r>
                  <w:ins w:id="473" w:author="昌楠" w:date="2024-12-29T21:48:00Z">
                    <w:rPr>
                      <w:rFonts w:ascii="Cambria Math" w:hAnsi="Cambria Math" w:cs="Times New Roman"/>
                    </w:rPr>
                    <m:t>x</m:t>
                  </w:ins>
                </m:r>
              </m:e>
            </m:d>
          </m:e>
        </m:d>
      </m:oMath>
      <w:ins w:id="474" w:author="昌楠" w:date="2024-12-29T21:48:00Z">
        <w:r>
          <w:rPr>
            <w:rFonts w:cs="Times New Roman"/>
          </w:rPr>
          <w:t>为：</w:t>
        </w:r>
      </w:ins>
    </w:p>
    <w:p w14:paraId="49F11D4C" w14:textId="77777777" w:rsidR="00FA4301" w:rsidRDefault="00BC26C2">
      <w:pPr>
        <w:tabs>
          <w:tab w:val="center" w:pos="4153"/>
          <w:tab w:val="right" w:pos="8306"/>
        </w:tabs>
        <w:spacing w:beforeLines="50" w:before="156" w:afterLines="50" w:after="156"/>
        <w:rPr>
          <w:ins w:id="475" w:author="昌楠" w:date="2024-12-29T21:48:00Z"/>
          <w:rFonts w:cs="Times New Roman"/>
        </w:rPr>
      </w:pPr>
      <w:ins w:id="476" w:author="昌楠" w:date="2024-12-29T21:48:00Z">
        <w:r>
          <w:rPr>
            <w:rFonts w:cs="Times New Roman"/>
          </w:rPr>
          <w:tab/>
        </w:r>
      </w:ins>
      <m:oMath>
        <m:r>
          <w:ins w:id="477" w:author="昌楠" w:date="2024-12-29T21:48:00Z">
            <w:rPr>
              <w:rFonts w:ascii="Cambria Math" w:hAnsi="Cambria Math" w:cs="Times New Roman"/>
            </w:rPr>
            <m:t>pdf</m:t>
          </w:ins>
        </m:r>
        <m:d>
          <m:dPr>
            <m:ctrlPr>
              <w:ins w:id="478" w:author="昌楠" w:date="2024-12-29T21:48:00Z">
                <w:rPr>
                  <w:rFonts w:ascii="Cambria Math" w:hAnsi="Cambria Math" w:cs="Times New Roman"/>
                  <w:i/>
                </w:rPr>
              </w:ins>
            </m:ctrlPr>
          </m:dPr>
          <m:e>
            <m:r>
              <w:ins w:id="479" w:author="昌楠" w:date="2024-12-29T21:48:00Z">
                <w:rPr>
                  <w:rFonts w:ascii="Cambria Math" w:hAnsi="Cambria Math" w:cs="Times New Roman"/>
                </w:rPr>
                <m:t>y</m:t>
              </w:ins>
            </m:r>
            <m:d>
              <m:dPr>
                <m:ctrlPr>
                  <w:ins w:id="480" w:author="昌楠" w:date="2024-12-29T21:48:00Z">
                    <w:rPr>
                      <w:rFonts w:ascii="Cambria Math" w:hAnsi="Cambria Math" w:cs="Times New Roman"/>
                      <w:i/>
                    </w:rPr>
                  </w:ins>
                </m:ctrlPr>
              </m:dPr>
              <m:e>
                <m:r>
                  <w:ins w:id="481" w:author="昌楠" w:date="2024-12-29T21:48:00Z">
                    <w:rPr>
                      <w:rFonts w:ascii="Cambria Math" w:hAnsi="Cambria Math" w:cs="Times New Roman"/>
                    </w:rPr>
                    <m:t>x</m:t>
                  </w:ins>
                </m:r>
              </m:e>
            </m:d>
          </m:e>
        </m:d>
        <m:r>
          <w:ins w:id="482" w:author="昌楠" w:date="2024-12-29T21:48:00Z">
            <w:rPr>
              <w:rFonts w:ascii="Cambria Math" w:hAnsi="Cambria Math" w:cs="Times New Roman"/>
            </w:rPr>
            <m:t>=</m:t>
          </w:ins>
        </m:r>
        <m:f>
          <m:fPr>
            <m:ctrlPr>
              <w:ins w:id="483" w:author="昌楠" w:date="2024-12-29T21:48:00Z">
                <w:rPr>
                  <w:rFonts w:ascii="Cambria Math" w:hAnsi="Cambria Math" w:cs="Times New Roman"/>
                  <w:i/>
                </w:rPr>
              </w:ins>
            </m:ctrlPr>
          </m:fPr>
          <m:num>
            <m:r>
              <w:ins w:id="484" w:author="昌楠" w:date="2024-12-29T21:48:00Z">
                <w:rPr>
                  <w:rFonts w:ascii="Cambria Math" w:hAnsi="Cambria Math" w:cs="Times New Roman"/>
                </w:rPr>
                <m:t>1</m:t>
              </w:ins>
            </m:r>
          </m:num>
          <m:den>
            <m:r>
              <w:ins w:id="485" w:author="昌楠" w:date="2024-12-29T21:48:00Z">
                <w:rPr>
                  <w:rFonts w:ascii="Cambria Math" w:hAnsi="Cambria Math" w:cs="Times New Roman"/>
                </w:rPr>
                <m:t>2πs</m:t>
              </w:ins>
            </m:r>
            <m:d>
              <m:dPr>
                <m:ctrlPr>
                  <w:ins w:id="486" w:author="昌楠" w:date="2024-12-29T21:48:00Z">
                    <w:rPr>
                      <w:rFonts w:ascii="Cambria Math" w:hAnsi="Cambria Math" w:cs="Times New Roman"/>
                      <w:i/>
                    </w:rPr>
                  </w:ins>
                </m:ctrlPr>
              </m:dPr>
              <m:e>
                <m:r>
                  <w:ins w:id="487" w:author="昌楠" w:date="2024-12-29T21:48:00Z">
                    <w:rPr>
                      <w:rFonts w:ascii="Cambria Math" w:hAnsi="Cambria Math" w:cs="Times New Roman"/>
                    </w:rPr>
                    <m:t>x</m:t>
                  </w:ins>
                </m:r>
              </m:e>
            </m:d>
          </m:den>
        </m:f>
        <m:r>
          <w:ins w:id="488" w:author="昌楠" w:date="2024-12-29T21:48:00Z">
            <w:rPr>
              <w:rFonts w:ascii="Cambria Math" w:hAnsi="Cambria Math" w:cs="Times New Roman"/>
            </w:rPr>
            <m:t>exp</m:t>
          </w:ins>
        </m:r>
        <m:d>
          <m:dPr>
            <m:begChr m:val="["/>
            <m:endChr m:val="]"/>
            <m:ctrlPr>
              <w:ins w:id="489" w:author="昌楠" w:date="2024-12-29T21:48:00Z">
                <w:rPr>
                  <w:rFonts w:ascii="Cambria Math" w:hAnsi="Cambria Math" w:cs="Times New Roman"/>
                  <w:i/>
                </w:rPr>
              </w:ins>
            </m:ctrlPr>
          </m:dPr>
          <m:e>
            <m:r>
              <w:ins w:id="490" w:author="昌楠" w:date="2024-12-29T21:48:00Z">
                <w:rPr>
                  <w:rFonts w:ascii="Cambria Math" w:hAnsi="Cambria Math" w:cs="Times New Roman"/>
                </w:rPr>
                <m:t>-</m:t>
              </w:ins>
            </m:r>
            <m:f>
              <m:fPr>
                <m:ctrlPr>
                  <w:ins w:id="491" w:author="昌楠" w:date="2024-12-29T21:48:00Z">
                    <w:rPr>
                      <w:rFonts w:ascii="Cambria Math" w:hAnsi="Cambria Math" w:cs="Times New Roman"/>
                      <w:i/>
                    </w:rPr>
                  </w:ins>
                </m:ctrlPr>
              </m:fPr>
              <m:num>
                <m:r>
                  <w:ins w:id="492" w:author="昌楠" w:date="2024-12-29T21:48:00Z">
                    <w:rPr>
                      <w:rFonts w:ascii="Cambria Math" w:hAnsi="Cambria Math" w:cs="Times New Roman"/>
                    </w:rPr>
                    <m:t>1</m:t>
                  </w:ins>
                </m:r>
              </m:num>
              <m:den>
                <m:r>
                  <w:ins w:id="493" w:author="昌楠" w:date="2024-12-29T21:48:00Z">
                    <w:rPr>
                      <w:rFonts w:ascii="Cambria Math" w:hAnsi="Cambria Math" w:cs="Times New Roman"/>
                    </w:rPr>
                    <m:t>2</m:t>
                  </w:ins>
                </m:r>
              </m:den>
            </m:f>
            <m:r>
              <w:ins w:id="494" w:author="昌楠" w:date="2024-12-29T21:48:00Z">
                <w:rPr>
                  <w:rFonts w:ascii="Cambria Math" w:hAnsi="Cambria Math" w:cs="Times New Roman"/>
                </w:rPr>
                <m:t>∙</m:t>
              </w:ins>
            </m:r>
            <m:sSup>
              <m:sSupPr>
                <m:ctrlPr>
                  <w:ins w:id="495" w:author="昌楠" w:date="2024-12-29T21:48:00Z">
                    <w:rPr>
                      <w:rFonts w:ascii="Cambria Math" w:hAnsi="Cambria Math" w:cs="Times New Roman"/>
                      <w:i/>
                    </w:rPr>
                  </w:ins>
                </m:ctrlPr>
              </m:sSupPr>
              <m:e>
                <m:d>
                  <m:dPr>
                    <m:ctrlPr>
                      <w:ins w:id="496" w:author="昌楠" w:date="2024-12-29T21:48:00Z">
                        <w:rPr>
                          <w:rFonts w:ascii="Cambria Math" w:hAnsi="Cambria Math" w:cs="Times New Roman"/>
                          <w:i/>
                        </w:rPr>
                      </w:ins>
                    </m:ctrlPr>
                  </m:dPr>
                  <m:e>
                    <m:f>
                      <m:fPr>
                        <m:ctrlPr>
                          <w:ins w:id="497" w:author="昌楠" w:date="2024-12-29T21:48:00Z">
                            <w:rPr>
                              <w:rFonts w:ascii="Cambria Math" w:hAnsi="Cambria Math" w:cs="Times New Roman"/>
                              <w:i/>
                            </w:rPr>
                          </w:ins>
                        </m:ctrlPr>
                      </m:fPr>
                      <m:num>
                        <m:r>
                          <w:ins w:id="498" w:author="昌楠" w:date="2024-12-29T21:48:00Z">
                            <w:rPr>
                              <w:rFonts w:ascii="Cambria Math" w:hAnsi="Cambria Math" w:cs="Times New Roman"/>
                            </w:rPr>
                            <m:t>y</m:t>
                          </w:ins>
                        </m:r>
                        <m:d>
                          <m:dPr>
                            <m:ctrlPr>
                              <w:ins w:id="499" w:author="昌楠" w:date="2024-12-29T21:48:00Z">
                                <w:rPr>
                                  <w:rFonts w:ascii="Cambria Math" w:hAnsi="Cambria Math" w:cs="Times New Roman"/>
                                  <w:i/>
                                </w:rPr>
                              </w:ins>
                            </m:ctrlPr>
                          </m:dPr>
                          <m:e>
                            <m:r>
                              <w:ins w:id="500" w:author="昌楠" w:date="2024-12-29T21:48:00Z">
                                <w:rPr>
                                  <w:rFonts w:ascii="Cambria Math" w:hAnsi="Cambria Math" w:cs="Times New Roman"/>
                                </w:rPr>
                                <m:t>x</m:t>
                              </w:ins>
                            </m:r>
                          </m:e>
                        </m:d>
                        <m:r>
                          <w:ins w:id="501" w:author="昌楠" w:date="2024-12-29T21:48:00Z">
                            <w:rPr>
                              <w:rFonts w:ascii="Cambria Math" w:hAnsi="Cambria Math" w:cs="Times New Roman"/>
                            </w:rPr>
                            <m:t>-</m:t>
                          </w:ins>
                        </m:r>
                        <m:acc>
                          <m:accPr>
                            <m:ctrlPr>
                              <w:ins w:id="502" w:author="昌楠" w:date="2024-12-29T21:48:00Z">
                                <w:rPr>
                                  <w:rFonts w:ascii="Cambria Math" w:hAnsi="Cambria Math" w:cs="Times New Roman"/>
                                  <w:i/>
                                </w:rPr>
                              </w:ins>
                            </m:ctrlPr>
                          </m:accPr>
                          <m:e>
                            <m:r>
                              <w:ins w:id="503" w:author="昌楠" w:date="2024-12-29T21:48:00Z">
                                <w:rPr>
                                  <w:rFonts w:ascii="Cambria Math" w:hAnsi="Cambria Math" w:cs="Times New Roman"/>
                                </w:rPr>
                                <m:t>y</m:t>
                              </w:ins>
                            </m:r>
                          </m:e>
                        </m:acc>
                        <m:d>
                          <m:dPr>
                            <m:ctrlPr>
                              <w:ins w:id="504" w:author="昌楠" w:date="2024-12-29T21:48:00Z">
                                <w:rPr>
                                  <w:rFonts w:ascii="Cambria Math" w:hAnsi="Cambria Math" w:cs="Times New Roman"/>
                                  <w:i/>
                                </w:rPr>
                              </w:ins>
                            </m:ctrlPr>
                          </m:dPr>
                          <m:e>
                            <m:r>
                              <w:ins w:id="505" w:author="昌楠" w:date="2024-12-29T21:48:00Z">
                                <w:rPr>
                                  <w:rFonts w:ascii="Cambria Math" w:hAnsi="Cambria Math" w:cs="Times New Roman"/>
                                </w:rPr>
                                <m:t>x</m:t>
                              </w:ins>
                            </m:r>
                          </m:e>
                        </m:d>
                      </m:num>
                      <m:den>
                        <m:r>
                          <w:ins w:id="506" w:author="昌楠" w:date="2024-12-29T21:48:00Z">
                            <w:rPr>
                              <w:rFonts w:ascii="Cambria Math" w:hAnsi="Cambria Math" w:cs="Times New Roman"/>
                            </w:rPr>
                            <m:t>s</m:t>
                          </w:ins>
                        </m:r>
                        <m:d>
                          <m:dPr>
                            <m:ctrlPr>
                              <w:ins w:id="507" w:author="昌楠" w:date="2024-12-29T21:48:00Z">
                                <w:rPr>
                                  <w:rFonts w:ascii="Cambria Math" w:hAnsi="Cambria Math" w:cs="Times New Roman"/>
                                  <w:i/>
                                </w:rPr>
                              </w:ins>
                            </m:ctrlPr>
                          </m:dPr>
                          <m:e>
                            <m:r>
                              <w:ins w:id="508" w:author="昌楠" w:date="2024-12-29T21:48:00Z">
                                <w:rPr>
                                  <w:rFonts w:ascii="Cambria Math" w:hAnsi="Cambria Math" w:cs="Times New Roman"/>
                                </w:rPr>
                                <m:t>x</m:t>
                              </w:ins>
                            </m:r>
                          </m:e>
                        </m:d>
                      </m:den>
                    </m:f>
                  </m:e>
                </m:d>
              </m:e>
              <m:sup>
                <m:r>
                  <w:ins w:id="509" w:author="昌楠" w:date="2024-12-29T21:48:00Z">
                    <w:rPr>
                      <w:rFonts w:ascii="Cambria Math" w:hAnsi="Cambria Math" w:cs="Times New Roman"/>
                    </w:rPr>
                    <m:t>2</m:t>
                  </w:ins>
                </m:r>
              </m:sup>
            </m:sSup>
          </m:e>
        </m:d>
      </m:oMath>
      <w:ins w:id="510" w:author="昌楠" w:date="2024-12-29T21:48:00Z">
        <w:r>
          <w:rPr>
            <w:rFonts w:cs="Times New Roman"/>
          </w:rPr>
          <w:tab/>
          <w:t>(3-1)</w:t>
        </w:r>
      </w:ins>
    </w:p>
    <w:p w14:paraId="41FDC82C" w14:textId="77777777" w:rsidR="00FA4301" w:rsidRDefault="00BC26C2">
      <w:pPr>
        <w:spacing w:line="400" w:lineRule="exact"/>
        <w:ind w:firstLineChars="200" w:firstLine="420"/>
        <w:rPr>
          <w:ins w:id="511" w:author="昌楠" w:date="2024-12-29T21:48:00Z"/>
          <w:rFonts w:cs="Times New Roman"/>
        </w:rPr>
      </w:pPr>
      <w:proofErr w:type="gramStart"/>
      <w:ins w:id="512" w:author="昌楠" w:date="2024-12-29T21:48:00Z">
        <w:r>
          <w:rPr>
            <w:rFonts w:cs="Times New Roman"/>
          </w:rPr>
          <w:t>设当前</w:t>
        </w:r>
        <w:proofErr w:type="gramEnd"/>
        <w:r>
          <w:rPr>
            <w:rFonts w:cs="Times New Roman"/>
          </w:rPr>
          <w:t>目标函数的最优值为</w:t>
        </w:r>
      </w:ins>
      <m:oMath>
        <m:sSub>
          <m:sSubPr>
            <m:ctrlPr>
              <w:ins w:id="513" w:author="昌楠" w:date="2024-12-29T21:48:00Z">
                <w:rPr>
                  <w:rFonts w:ascii="Cambria Math" w:hAnsi="Cambria Math" w:cs="Times New Roman"/>
                  <w:i/>
                </w:rPr>
              </w:ins>
            </m:ctrlPr>
          </m:sSubPr>
          <m:e>
            <m:r>
              <w:ins w:id="514" w:author="昌楠" w:date="2024-12-29T21:48:00Z">
                <w:rPr>
                  <w:rFonts w:ascii="Cambria Math" w:hAnsi="Cambria Math" w:cs="Times New Roman"/>
                </w:rPr>
                <m:t>y</m:t>
              </w:ins>
            </m:r>
          </m:e>
          <m:sub>
            <m:r>
              <w:ins w:id="515" w:author="昌楠" w:date="2024-12-29T21:48:00Z">
                <w:rPr>
                  <w:rFonts w:ascii="Cambria Math" w:hAnsi="Cambria Math" w:cs="Times New Roman"/>
                </w:rPr>
                <m:t>min</m:t>
              </w:ins>
            </m:r>
          </m:sub>
        </m:sSub>
      </m:oMath>
      <w:ins w:id="516" w:author="昌楠" w:date="2024-12-29T21:48:00Z">
        <w:r>
          <w:rPr>
            <w:rFonts w:cs="Times New Roman"/>
          </w:rPr>
          <w:t>，则样本点的预测值相对于最优值的改进量</w:t>
        </w:r>
      </w:ins>
      <m:oMath>
        <m:r>
          <w:ins w:id="517" w:author="昌楠" w:date="2024-12-29T21:48:00Z">
            <w:rPr>
              <w:rFonts w:ascii="Cambria Math" w:hAnsi="Cambria Math" w:cs="Times New Roman"/>
            </w:rPr>
            <m:t>I</m:t>
          </w:ins>
        </m:r>
        <m:d>
          <m:dPr>
            <m:ctrlPr>
              <w:ins w:id="518" w:author="昌楠" w:date="2024-12-29T21:48:00Z">
                <w:rPr>
                  <w:rFonts w:ascii="Cambria Math" w:hAnsi="Cambria Math" w:cs="Times New Roman"/>
                  <w:i/>
                </w:rPr>
              </w:ins>
            </m:ctrlPr>
          </m:dPr>
          <m:e>
            <m:r>
              <w:ins w:id="519" w:author="昌楠" w:date="2024-12-29T21:48:00Z">
                <w:rPr>
                  <w:rFonts w:ascii="Cambria Math" w:hAnsi="Cambria Math" w:cs="Times New Roman"/>
                </w:rPr>
                <m:t>x</m:t>
              </w:ins>
            </m:r>
          </m:e>
        </m:d>
      </m:oMath>
      <w:ins w:id="520" w:author="昌楠" w:date="2024-12-29T21:48:00Z">
        <w:r>
          <w:rPr>
            <w:rFonts w:cs="Times New Roman"/>
          </w:rPr>
          <w:t>为：</w:t>
        </w:r>
      </w:ins>
    </w:p>
    <w:p w14:paraId="3FF5187A" w14:textId="77777777" w:rsidR="00FA4301" w:rsidRDefault="00BC26C2">
      <w:pPr>
        <w:tabs>
          <w:tab w:val="center" w:pos="4153"/>
          <w:tab w:val="right" w:pos="8306"/>
        </w:tabs>
        <w:spacing w:beforeLines="50" w:before="156" w:afterLines="50" w:after="156"/>
        <w:rPr>
          <w:ins w:id="521" w:author="昌楠" w:date="2024-12-29T21:48:00Z"/>
          <w:rFonts w:cs="Times New Roman"/>
        </w:rPr>
      </w:pPr>
      <w:ins w:id="522" w:author="昌楠" w:date="2024-12-29T21:48:00Z">
        <w:r>
          <w:rPr>
            <w:rFonts w:cs="Times New Roman"/>
          </w:rPr>
          <w:tab/>
        </w:r>
      </w:ins>
      <m:oMath>
        <m:r>
          <w:ins w:id="523" w:author="昌楠" w:date="2024-12-29T21:48:00Z">
            <w:rPr>
              <w:rFonts w:ascii="Cambria Math" w:hAnsi="Cambria Math" w:cs="Times New Roman"/>
            </w:rPr>
            <m:t>I</m:t>
          </w:ins>
        </m:r>
        <m:d>
          <m:dPr>
            <m:ctrlPr>
              <w:ins w:id="524" w:author="昌楠" w:date="2024-12-29T21:48:00Z">
                <w:rPr>
                  <w:rFonts w:ascii="Cambria Math" w:hAnsi="Cambria Math" w:cs="Times New Roman"/>
                  <w:i/>
                </w:rPr>
              </w:ins>
            </m:ctrlPr>
          </m:dPr>
          <m:e>
            <m:r>
              <w:ins w:id="525" w:author="昌楠" w:date="2024-12-29T21:48:00Z">
                <w:rPr>
                  <w:rFonts w:ascii="Cambria Math" w:hAnsi="Cambria Math" w:cs="Times New Roman"/>
                </w:rPr>
                <m:t>x</m:t>
              </w:ins>
            </m:r>
          </m:e>
        </m:d>
        <m:r>
          <w:ins w:id="526" w:author="昌楠" w:date="2024-12-29T21:48:00Z">
            <w:rPr>
              <w:rFonts w:ascii="Cambria Math" w:hAnsi="Cambria Math" w:cs="Times New Roman"/>
            </w:rPr>
            <m:t>=</m:t>
          </w:ins>
        </m:r>
        <m:d>
          <m:dPr>
            <m:begChr m:val="{"/>
            <m:endChr m:val=""/>
            <m:ctrlPr>
              <w:ins w:id="527" w:author="昌楠" w:date="2024-12-29T21:48:00Z">
                <w:rPr>
                  <w:rFonts w:ascii="Cambria Math" w:hAnsi="Cambria Math" w:cs="Times New Roman"/>
                  <w:i/>
                </w:rPr>
              </w:ins>
            </m:ctrlPr>
          </m:dPr>
          <m:e>
            <m:m>
              <m:mPr>
                <m:mcs>
                  <m:mc>
                    <m:mcPr>
                      <m:count m:val="1"/>
                      <m:mcJc m:val="center"/>
                    </m:mcPr>
                  </m:mc>
                </m:mcs>
                <m:ctrlPr>
                  <w:ins w:id="528" w:author="昌楠" w:date="2024-12-29T21:48:00Z">
                    <w:rPr>
                      <w:rFonts w:ascii="Cambria Math" w:hAnsi="Cambria Math" w:cs="Times New Roman"/>
                      <w:i/>
                    </w:rPr>
                  </w:ins>
                </m:ctrlPr>
              </m:mPr>
              <m:mr>
                <m:e>
                  <m:sSub>
                    <m:sSubPr>
                      <m:ctrlPr>
                        <w:ins w:id="529" w:author="昌楠" w:date="2024-12-29T21:48:00Z">
                          <w:rPr>
                            <w:rFonts w:ascii="Cambria Math" w:hAnsi="Cambria Math" w:cs="Times New Roman"/>
                            <w:i/>
                          </w:rPr>
                        </w:ins>
                      </m:ctrlPr>
                    </m:sSubPr>
                    <m:e>
                      <m:r>
                        <w:ins w:id="530" w:author="昌楠" w:date="2024-12-29T21:48:00Z">
                          <w:rPr>
                            <w:rFonts w:ascii="Cambria Math" w:hAnsi="Cambria Math" w:cs="Times New Roman"/>
                          </w:rPr>
                          <m:t>y</m:t>
                        </w:ins>
                      </m:r>
                    </m:e>
                    <m:sub>
                      <m:r>
                        <w:ins w:id="531" w:author="昌楠" w:date="2024-12-29T21:48:00Z">
                          <w:rPr>
                            <w:rFonts w:ascii="Cambria Math" w:hAnsi="Cambria Math" w:cs="Times New Roman"/>
                          </w:rPr>
                          <m:t>min</m:t>
                        </w:ins>
                      </m:r>
                    </m:sub>
                  </m:sSub>
                  <m:r>
                    <w:ins w:id="532" w:author="昌楠" w:date="2024-12-29T21:48:00Z">
                      <w:rPr>
                        <w:rFonts w:ascii="Cambria Math" w:hAnsi="Cambria Math" w:cs="Times New Roman"/>
                      </w:rPr>
                      <m:t>-y</m:t>
                    </w:ins>
                  </m:r>
                  <m:d>
                    <m:dPr>
                      <m:ctrlPr>
                        <w:ins w:id="533" w:author="昌楠" w:date="2024-12-29T21:48:00Z">
                          <w:rPr>
                            <w:rFonts w:ascii="Cambria Math" w:hAnsi="Cambria Math" w:cs="Times New Roman"/>
                            <w:i/>
                          </w:rPr>
                        </w:ins>
                      </m:ctrlPr>
                    </m:dPr>
                    <m:e>
                      <m:r>
                        <w:ins w:id="534" w:author="昌楠" w:date="2024-12-29T21:48:00Z">
                          <w:rPr>
                            <w:rFonts w:ascii="Cambria Math" w:hAnsi="Cambria Math" w:cs="Times New Roman"/>
                          </w:rPr>
                          <m:t>x</m:t>
                        </w:ins>
                      </m:r>
                    </m:e>
                  </m:d>
                  <m:r>
                    <w:ins w:id="535" w:author="昌楠" w:date="2024-12-29T21:48:00Z">
                      <w:rPr>
                        <w:rFonts w:ascii="Cambria Math" w:hAnsi="Cambria Math" w:cs="Times New Roman"/>
                      </w:rPr>
                      <m:t xml:space="preserve">     if </m:t>
                    </w:ins>
                  </m:r>
                  <m:sSub>
                    <m:sSubPr>
                      <m:ctrlPr>
                        <w:ins w:id="536" w:author="昌楠" w:date="2024-12-29T21:48:00Z">
                          <w:rPr>
                            <w:rFonts w:ascii="Cambria Math" w:hAnsi="Cambria Math" w:cs="Times New Roman"/>
                            <w:i/>
                          </w:rPr>
                        </w:ins>
                      </m:ctrlPr>
                    </m:sSubPr>
                    <m:e>
                      <m:r>
                        <w:ins w:id="537" w:author="昌楠" w:date="2024-12-29T21:48:00Z">
                          <w:rPr>
                            <w:rFonts w:ascii="Cambria Math" w:hAnsi="Cambria Math" w:cs="Times New Roman"/>
                          </w:rPr>
                          <m:t>y</m:t>
                        </w:ins>
                      </m:r>
                    </m:e>
                    <m:sub>
                      <m:r>
                        <w:ins w:id="538" w:author="昌楠" w:date="2024-12-29T21:48:00Z">
                          <w:rPr>
                            <w:rFonts w:ascii="Cambria Math" w:hAnsi="Cambria Math" w:cs="Times New Roman"/>
                          </w:rPr>
                          <m:t>min</m:t>
                        </w:ins>
                      </m:r>
                    </m:sub>
                  </m:sSub>
                  <m:r>
                    <w:ins w:id="539" w:author="昌楠" w:date="2024-12-29T21:48:00Z">
                      <w:rPr>
                        <w:rFonts w:ascii="Cambria Math" w:hAnsi="Cambria Math" w:cs="Times New Roman"/>
                      </w:rPr>
                      <m:t>&gt;y</m:t>
                    </w:ins>
                  </m:r>
                  <m:d>
                    <m:dPr>
                      <m:ctrlPr>
                        <w:ins w:id="540" w:author="昌楠" w:date="2024-12-29T21:48:00Z">
                          <w:rPr>
                            <w:rFonts w:ascii="Cambria Math" w:hAnsi="Cambria Math" w:cs="Times New Roman"/>
                            <w:i/>
                          </w:rPr>
                        </w:ins>
                      </m:ctrlPr>
                    </m:dPr>
                    <m:e>
                      <m:r>
                        <w:ins w:id="541" w:author="昌楠" w:date="2024-12-29T21:48:00Z">
                          <w:rPr>
                            <w:rFonts w:ascii="Cambria Math" w:hAnsi="Cambria Math" w:cs="Times New Roman"/>
                          </w:rPr>
                          <m:t>x</m:t>
                        </w:ins>
                      </m:r>
                    </m:e>
                  </m:d>
                </m:e>
              </m:mr>
              <m:mr>
                <m:e>
                  <m:r>
                    <w:ins w:id="542" w:author="昌楠" w:date="2024-12-29T21:48:00Z">
                      <w:rPr>
                        <w:rFonts w:ascii="Cambria Math" w:hAnsi="Cambria Math" w:cs="Times New Roman"/>
                      </w:rPr>
                      <m:t xml:space="preserve">0                          otherwise       </m:t>
                    </w:ins>
                  </m:r>
                </m:e>
              </m:mr>
            </m:m>
          </m:e>
        </m:d>
      </m:oMath>
      <w:ins w:id="543" w:author="昌楠" w:date="2024-12-29T21:48:00Z">
        <w:r>
          <w:rPr>
            <w:rFonts w:cs="Times New Roman"/>
          </w:rPr>
          <w:tab/>
          <w:t>(3-2)</w:t>
        </w:r>
      </w:ins>
    </w:p>
    <w:p w14:paraId="38B8C7A7" w14:textId="77777777" w:rsidR="00FA4301" w:rsidRDefault="00BC26C2">
      <w:pPr>
        <w:spacing w:line="400" w:lineRule="exact"/>
        <w:ind w:firstLineChars="200" w:firstLine="420"/>
        <w:rPr>
          <w:ins w:id="544" w:author="昌楠" w:date="2024-12-29T21:48:00Z"/>
          <w:rFonts w:cs="Times New Roman"/>
        </w:rPr>
      </w:pPr>
      <w:ins w:id="545" w:author="昌楠" w:date="2024-12-29T21:48:00Z">
        <w:r>
          <w:rPr>
            <w:rFonts w:cs="Times New Roman"/>
          </w:rPr>
          <w:t>则改进量的密度函数</w:t>
        </w:r>
      </w:ins>
      <m:oMath>
        <m:r>
          <w:ins w:id="546" w:author="昌楠" w:date="2024-12-29T21:48:00Z">
            <w:rPr>
              <w:rFonts w:ascii="Cambria Math" w:hAnsi="Cambria Math" w:cs="Times New Roman"/>
            </w:rPr>
            <m:t>pdf</m:t>
          </w:ins>
        </m:r>
        <m:d>
          <m:dPr>
            <m:ctrlPr>
              <w:ins w:id="547" w:author="昌楠" w:date="2024-12-29T21:48:00Z">
                <w:rPr>
                  <w:rFonts w:ascii="Cambria Math" w:hAnsi="Cambria Math" w:cs="Times New Roman"/>
                  <w:i/>
                </w:rPr>
              </w:ins>
            </m:ctrlPr>
          </m:dPr>
          <m:e>
            <m:r>
              <w:ins w:id="548" w:author="昌楠" w:date="2024-12-29T21:48:00Z">
                <w:rPr>
                  <w:rFonts w:ascii="Cambria Math" w:hAnsi="Cambria Math" w:cs="Times New Roman"/>
                </w:rPr>
                <m:t>I</m:t>
              </w:ins>
            </m:r>
            <m:d>
              <m:dPr>
                <m:ctrlPr>
                  <w:ins w:id="549" w:author="昌楠" w:date="2024-12-29T21:48:00Z">
                    <w:rPr>
                      <w:rFonts w:ascii="Cambria Math" w:hAnsi="Cambria Math" w:cs="Times New Roman"/>
                      <w:i/>
                    </w:rPr>
                  </w:ins>
                </m:ctrlPr>
              </m:dPr>
              <m:e>
                <m:r>
                  <w:ins w:id="550" w:author="昌楠" w:date="2024-12-29T21:48:00Z">
                    <w:rPr>
                      <w:rFonts w:ascii="Cambria Math" w:hAnsi="Cambria Math" w:cs="Times New Roman"/>
                    </w:rPr>
                    <m:t>x</m:t>
                  </w:ins>
                </m:r>
              </m:e>
            </m:d>
          </m:e>
        </m:d>
      </m:oMath>
      <w:ins w:id="551" w:author="昌楠" w:date="2024-12-29T21:48:00Z">
        <w:r>
          <w:rPr>
            <w:rFonts w:cs="Times New Roman"/>
          </w:rPr>
          <w:t>为：</w:t>
        </w:r>
      </w:ins>
    </w:p>
    <w:p w14:paraId="23D02883" w14:textId="77777777" w:rsidR="00FA4301" w:rsidRDefault="00BC26C2">
      <w:pPr>
        <w:tabs>
          <w:tab w:val="center" w:pos="4153"/>
          <w:tab w:val="right" w:pos="8306"/>
        </w:tabs>
        <w:spacing w:beforeLines="50" w:before="156" w:afterLines="50" w:after="156"/>
        <w:rPr>
          <w:ins w:id="552" w:author="昌楠" w:date="2024-12-29T21:48:00Z"/>
          <w:rFonts w:cs="Times New Roman"/>
        </w:rPr>
      </w:pPr>
      <w:ins w:id="553" w:author="昌楠" w:date="2024-12-29T21:48:00Z">
        <w:r>
          <w:rPr>
            <w:rFonts w:cs="Times New Roman"/>
          </w:rPr>
          <w:tab/>
        </w:r>
      </w:ins>
      <m:oMath>
        <m:r>
          <w:ins w:id="554" w:author="昌楠" w:date="2024-12-29T21:48:00Z">
            <w:rPr>
              <w:rFonts w:ascii="Cambria Math" w:hAnsi="Cambria Math" w:cs="Times New Roman"/>
            </w:rPr>
            <m:t>pdf</m:t>
          </w:ins>
        </m:r>
        <m:d>
          <m:dPr>
            <m:ctrlPr>
              <w:ins w:id="555" w:author="昌楠" w:date="2024-12-29T21:48:00Z">
                <w:rPr>
                  <w:rFonts w:ascii="Cambria Math" w:hAnsi="Cambria Math" w:cs="Times New Roman"/>
                  <w:i/>
                </w:rPr>
              </w:ins>
            </m:ctrlPr>
          </m:dPr>
          <m:e>
            <m:r>
              <w:ins w:id="556" w:author="昌楠" w:date="2024-12-29T21:48:00Z">
                <w:rPr>
                  <w:rFonts w:ascii="Cambria Math" w:hAnsi="Cambria Math" w:cs="Times New Roman"/>
                </w:rPr>
                <m:t>I</m:t>
              </w:ins>
            </m:r>
            <m:d>
              <m:dPr>
                <m:ctrlPr>
                  <w:ins w:id="557" w:author="昌楠" w:date="2024-12-29T21:48:00Z">
                    <w:rPr>
                      <w:rFonts w:ascii="Cambria Math" w:hAnsi="Cambria Math" w:cs="Times New Roman"/>
                      <w:i/>
                    </w:rPr>
                  </w:ins>
                </m:ctrlPr>
              </m:dPr>
              <m:e>
                <m:r>
                  <w:ins w:id="558" w:author="昌楠" w:date="2024-12-29T21:48:00Z">
                    <w:rPr>
                      <w:rFonts w:ascii="Cambria Math" w:hAnsi="Cambria Math" w:cs="Times New Roman"/>
                    </w:rPr>
                    <m:t>x</m:t>
                  </w:ins>
                </m:r>
              </m:e>
            </m:d>
          </m:e>
        </m:d>
        <m:r>
          <w:ins w:id="559" w:author="昌楠" w:date="2024-12-29T21:48:00Z">
            <w:rPr>
              <w:rFonts w:ascii="Cambria Math" w:hAnsi="Cambria Math" w:cs="Times New Roman"/>
            </w:rPr>
            <m:t>=</m:t>
          </w:ins>
        </m:r>
        <m:f>
          <m:fPr>
            <m:ctrlPr>
              <w:ins w:id="560" w:author="昌楠" w:date="2024-12-29T21:48:00Z">
                <w:rPr>
                  <w:rFonts w:ascii="Cambria Math" w:hAnsi="Cambria Math" w:cs="Times New Roman"/>
                  <w:i/>
                </w:rPr>
              </w:ins>
            </m:ctrlPr>
          </m:fPr>
          <m:num>
            <m:r>
              <w:ins w:id="561" w:author="昌楠" w:date="2024-12-29T21:48:00Z">
                <w:rPr>
                  <w:rFonts w:ascii="Cambria Math" w:hAnsi="Cambria Math" w:cs="Times New Roman"/>
                </w:rPr>
                <m:t>1</m:t>
              </w:ins>
            </m:r>
          </m:num>
          <m:den>
            <m:r>
              <w:ins w:id="562" w:author="昌楠" w:date="2024-12-29T21:48:00Z">
                <w:rPr>
                  <w:rFonts w:ascii="Cambria Math" w:hAnsi="Cambria Math" w:cs="Times New Roman"/>
                </w:rPr>
                <m:t>2πs</m:t>
              </w:ins>
            </m:r>
            <m:d>
              <m:dPr>
                <m:ctrlPr>
                  <w:ins w:id="563" w:author="昌楠" w:date="2024-12-29T21:48:00Z">
                    <w:rPr>
                      <w:rFonts w:ascii="Cambria Math" w:hAnsi="Cambria Math" w:cs="Times New Roman"/>
                      <w:i/>
                    </w:rPr>
                  </w:ins>
                </m:ctrlPr>
              </m:dPr>
              <m:e>
                <m:r>
                  <w:ins w:id="564" w:author="昌楠" w:date="2024-12-29T21:48:00Z">
                    <w:rPr>
                      <w:rFonts w:ascii="Cambria Math" w:hAnsi="Cambria Math" w:cs="Times New Roman"/>
                    </w:rPr>
                    <m:t>x</m:t>
                  </w:ins>
                </m:r>
              </m:e>
            </m:d>
          </m:den>
        </m:f>
        <m:r>
          <w:ins w:id="565" w:author="昌楠" w:date="2024-12-29T21:48:00Z">
            <w:rPr>
              <w:rFonts w:ascii="Cambria Math" w:hAnsi="Cambria Math" w:cs="Times New Roman"/>
            </w:rPr>
            <m:t>exp</m:t>
          </w:ins>
        </m:r>
        <m:d>
          <m:dPr>
            <m:begChr m:val="["/>
            <m:endChr m:val="]"/>
            <m:ctrlPr>
              <w:ins w:id="566" w:author="昌楠" w:date="2024-12-29T21:48:00Z">
                <w:rPr>
                  <w:rFonts w:ascii="Cambria Math" w:hAnsi="Cambria Math" w:cs="Times New Roman"/>
                  <w:i/>
                </w:rPr>
              </w:ins>
            </m:ctrlPr>
          </m:dPr>
          <m:e>
            <m:r>
              <w:ins w:id="567" w:author="昌楠" w:date="2024-12-29T21:48:00Z">
                <w:rPr>
                  <w:rFonts w:ascii="Cambria Math" w:hAnsi="Cambria Math" w:cs="Times New Roman"/>
                </w:rPr>
                <m:t>-</m:t>
              </w:ins>
            </m:r>
            <m:f>
              <m:fPr>
                <m:ctrlPr>
                  <w:ins w:id="568" w:author="昌楠" w:date="2024-12-29T21:48:00Z">
                    <w:rPr>
                      <w:rFonts w:ascii="Cambria Math" w:hAnsi="Cambria Math" w:cs="Times New Roman"/>
                      <w:i/>
                    </w:rPr>
                  </w:ins>
                </m:ctrlPr>
              </m:fPr>
              <m:num>
                <m:r>
                  <w:ins w:id="569" w:author="昌楠" w:date="2024-12-29T21:48:00Z">
                    <w:rPr>
                      <w:rFonts w:ascii="Cambria Math" w:hAnsi="Cambria Math" w:cs="Times New Roman"/>
                    </w:rPr>
                    <m:t>1</m:t>
                  </w:ins>
                </m:r>
              </m:num>
              <m:den>
                <m:r>
                  <w:ins w:id="570" w:author="昌楠" w:date="2024-12-29T21:48:00Z">
                    <w:rPr>
                      <w:rFonts w:ascii="Cambria Math" w:hAnsi="Cambria Math" w:cs="Times New Roman"/>
                    </w:rPr>
                    <m:t>2</m:t>
                  </w:ins>
                </m:r>
              </m:den>
            </m:f>
            <m:r>
              <w:ins w:id="571" w:author="昌楠" w:date="2024-12-29T21:48:00Z">
                <w:rPr>
                  <w:rFonts w:ascii="Cambria Math" w:hAnsi="Cambria Math" w:cs="Times New Roman"/>
                </w:rPr>
                <m:t>∙</m:t>
              </w:ins>
            </m:r>
            <m:sSup>
              <m:sSupPr>
                <m:ctrlPr>
                  <w:ins w:id="572" w:author="昌楠" w:date="2024-12-29T21:48:00Z">
                    <w:rPr>
                      <w:rFonts w:ascii="Cambria Math" w:hAnsi="Cambria Math" w:cs="Times New Roman"/>
                      <w:i/>
                    </w:rPr>
                  </w:ins>
                </m:ctrlPr>
              </m:sSupPr>
              <m:e>
                <m:d>
                  <m:dPr>
                    <m:ctrlPr>
                      <w:ins w:id="573" w:author="昌楠" w:date="2024-12-29T21:48:00Z">
                        <w:rPr>
                          <w:rFonts w:ascii="Cambria Math" w:hAnsi="Cambria Math" w:cs="Times New Roman"/>
                          <w:i/>
                        </w:rPr>
                      </w:ins>
                    </m:ctrlPr>
                  </m:dPr>
                  <m:e>
                    <m:f>
                      <m:fPr>
                        <m:ctrlPr>
                          <w:ins w:id="574" w:author="昌楠" w:date="2024-12-29T21:48:00Z">
                            <w:rPr>
                              <w:rFonts w:ascii="Cambria Math" w:hAnsi="Cambria Math" w:cs="Times New Roman"/>
                              <w:i/>
                            </w:rPr>
                          </w:ins>
                        </m:ctrlPr>
                      </m:fPr>
                      <m:num>
                        <m:sSub>
                          <m:sSubPr>
                            <m:ctrlPr>
                              <w:ins w:id="575" w:author="昌楠" w:date="2024-12-29T21:48:00Z">
                                <w:rPr>
                                  <w:rFonts w:ascii="Cambria Math" w:hAnsi="Cambria Math" w:cs="Times New Roman"/>
                                  <w:i/>
                                </w:rPr>
                              </w:ins>
                            </m:ctrlPr>
                          </m:sSubPr>
                          <m:e>
                            <m:r>
                              <w:ins w:id="576" w:author="昌楠" w:date="2024-12-29T21:48:00Z">
                                <w:rPr>
                                  <w:rFonts w:ascii="Cambria Math" w:hAnsi="Cambria Math" w:cs="Times New Roman"/>
                                </w:rPr>
                                <m:t>y</m:t>
                              </w:ins>
                            </m:r>
                          </m:e>
                          <m:sub>
                            <m:r>
                              <w:ins w:id="577" w:author="昌楠" w:date="2024-12-29T21:48:00Z">
                                <w:rPr>
                                  <w:rFonts w:ascii="Cambria Math" w:hAnsi="Cambria Math" w:cs="Times New Roman"/>
                                </w:rPr>
                                <m:t>min</m:t>
                              </w:ins>
                            </m:r>
                          </m:sub>
                        </m:sSub>
                        <m:r>
                          <w:ins w:id="578" w:author="昌楠" w:date="2024-12-29T21:48:00Z">
                            <w:rPr>
                              <w:rFonts w:ascii="Cambria Math" w:hAnsi="Cambria Math" w:cs="Times New Roman"/>
                            </w:rPr>
                            <m:t>-I</m:t>
                          </w:ins>
                        </m:r>
                        <m:d>
                          <m:dPr>
                            <m:ctrlPr>
                              <w:ins w:id="579" w:author="昌楠" w:date="2024-12-29T21:48:00Z">
                                <w:rPr>
                                  <w:rFonts w:ascii="Cambria Math" w:hAnsi="Cambria Math" w:cs="Times New Roman"/>
                                  <w:i/>
                                </w:rPr>
                              </w:ins>
                            </m:ctrlPr>
                          </m:dPr>
                          <m:e>
                            <m:r>
                              <w:ins w:id="580" w:author="昌楠" w:date="2024-12-29T21:48:00Z">
                                <w:rPr>
                                  <w:rFonts w:ascii="Cambria Math" w:hAnsi="Cambria Math" w:cs="Times New Roman"/>
                                </w:rPr>
                                <m:t>x</m:t>
                              </w:ins>
                            </m:r>
                          </m:e>
                        </m:d>
                        <m:r>
                          <w:ins w:id="581" w:author="昌楠" w:date="2024-12-29T21:48:00Z">
                            <w:rPr>
                              <w:rFonts w:ascii="Cambria Math" w:hAnsi="Cambria Math" w:cs="Times New Roman"/>
                            </w:rPr>
                            <m:t>-</m:t>
                          </w:ins>
                        </m:r>
                        <m:acc>
                          <m:accPr>
                            <m:ctrlPr>
                              <w:ins w:id="582" w:author="昌楠" w:date="2024-12-29T21:48:00Z">
                                <w:rPr>
                                  <w:rFonts w:ascii="Cambria Math" w:hAnsi="Cambria Math" w:cs="Times New Roman"/>
                                  <w:i/>
                                </w:rPr>
                              </w:ins>
                            </m:ctrlPr>
                          </m:accPr>
                          <m:e>
                            <m:r>
                              <w:ins w:id="583" w:author="昌楠" w:date="2024-12-29T21:48:00Z">
                                <w:rPr>
                                  <w:rFonts w:ascii="Cambria Math" w:hAnsi="Cambria Math" w:cs="Times New Roman"/>
                                </w:rPr>
                                <m:t>y</m:t>
                              </w:ins>
                            </m:r>
                          </m:e>
                        </m:acc>
                        <m:d>
                          <m:dPr>
                            <m:ctrlPr>
                              <w:ins w:id="584" w:author="昌楠" w:date="2024-12-29T21:48:00Z">
                                <w:rPr>
                                  <w:rFonts w:ascii="Cambria Math" w:hAnsi="Cambria Math" w:cs="Times New Roman"/>
                                  <w:i/>
                                </w:rPr>
                              </w:ins>
                            </m:ctrlPr>
                          </m:dPr>
                          <m:e>
                            <m:r>
                              <w:ins w:id="585" w:author="昌楠" w:date="2024-12-29T21:48:00Z">
                                <w:rPr>
                                  <w:rFonts w:ascii="Cambria Math" w:hAnsi="Cambria Math" w:cs="Times New Roman"/>
                                </w:rPr>
                                <m:t>x</m:t>
                              </w:ins>
                            </m:r>
                          </m:e>
                        </m:d>
                      </m:num>
                      <m:den>
                        <m:r>
                          <w:ins w:id="586" w:author="昌楠" w:date="2024-12-29T21:48:00Z">
                            <w:rPr>
                              <w:rFonts w:ascii="Cambria Math" w:hAnsi="Cambria Math" w:cs="Times New Roman"/>
                            </w:rPr>
                            <m:t>s</m:t>
                          </w:ins>
                        </m:r>
                        <m:d>
                          <m:dPr>
                            <m:ctrlPr>
                              <w:ins w:id="587" w:author="昌楠" w:date="2024-12-29T21:48:00Z">
                                <w:rPr>
                                  <w:rFonts w:ascii="Cambria Math" w:hAnsi="Cambria Math" w:cs="Times New Roman"/>
                                  <w:i/>
                                </w:rPr>
                              </w:ins>
                            </m:ctrlPr>
                          </m:dPr>
                          <m:e>
                            <m:r>
                              <w:ins w:id="588" w:author="昌楠" w:date="2024-12-29T21:48:00Z">
                                <w:rPr>
                                  <w:rFonts w:ascii="Cambria Math" w:hAnsi="Cambria Math" w:cs="Times New Roman"/>
                                </w:rPr>
                                <m:t>x</m:t>
                              </w:ins>
                            </m:r>
                          </m:e>
                        </m:d>
                      </m:den>
                    </m:f>
                  </m:e>
                </m:d>
              </m:e>
              <m:sup>
                <m:r>
                  <w:ins w:id="589" w:author="昌楠" w:date="2024-12-29T21:48:00Z">
                    <w:rPr>
                      <w:rFonts w:ascii="Cambria Math" w:hAnsi="Cambria Math" w:cs="Times New Roman"/>
                    </w:rPr>
                    <m:t>2</m:t>
                  </w:ins>
                </m:r>
              </m:sup>
            </m:sSup>
          </m:e>
        </m:d>
      </m:oMath>
      <w:ins w:id="590" w:author="昌楠" w:date="2024-12-29T21:48:00Z">
        <w:r>
          <w:rPr>
            <w:rFonts w:cs="Times New Roman"/>
          </w:rPr>
          <w:tab/>
          <w:t>(3-3)</w:t>
        </w:r>
      </w:ins>
    </w:p>
    <w:p w14:paraId="03AEF113" w14:textId="77777777" w:rsidR="00FA4301" w:rsidRDefault="00BC26C2">
      <w:pPr>
        <w:spacing w:line="400" w:lineRule="exact"/>
        <w:ind w:firstLineChars="200" w:firstLine="420"/>
        <w:rPr>
          <w:ins w:id="591" w:author="昌楠" w:date="2024-12-29T21:48:00Z"/>
          <w:rFonts w:cs="Times New Roman"/>
        </w:rPr>
      </w:pPr>
      <w:ins w:id="592" w:author="昌楠" w:date="2024-12-29T21:48:00Z">
        <w:r>
          <w:rPr>
            <w:rFonts w:cs="Times New Roman"/>
          </w:rPr>
          <w:t>因此，改进量的期望</w:t>
        </w:r>
      </w:ins>
      <m:oMath>
        <m:r>
          <w:ins w:id="593" w:author="昌楠" w:date="2024-12-29T21:48:00Z">
            <w:rPr>
              <w:rFonts w:ascii="Cambria Math" w:hAnsi="Cambria Math" w:cs="Times New Roman"/>
            </w:rPr>
            <m:t>E</m:t>
          </w:ins>
        </m:r>
        <m:d>
          <m:dPr>
            <m:ctrlPr>
              <w:ins w:id="594" w:author="昌楠" w:date="2024-12-29T21:48:00Z">
                <w:rPr>
                  <w:rFonts w:ascii="Cambria Math" w:hAnsi="Cambria Math" w:cs="Times New Roman"/>
                  <w:i/>
                </w:rPr>
              </w:ins>
            </m:ctrlPr>
          </m:dPr>
          <m:e>
            <m:r>
              <w:ins w:id="595" w:author="昌楠" w:date="2024-12-29T21:48:00Z">
                <w:rPr>
                  <w:rFonts w:ascii="Cambria Math" w:hAnsi="Cambria Math" w:cs="Times New Roman"/>
                </w:rPr>
                <m:t>I</m:t>
              </w:ins>
            </m:r>
            <m:d>
              <m:dPr>
                <m:ctrlPr>
                  <w:ins w:id="596" w:author="昌楠" w:date="2024-12-29T21:48:00Z">
                    <w:rPr>
                      <w:rFonts w:ascii="Cambria Math" w:hAnsi="Cambria Math" w:cs="Times New Roman"/>
                      <w:i/>
                    </w:rPr>
                  </w:ins>
                </m:ctrlPr>
              </m:dPr>
              <m:e>
                <m:r>
                  <w:ins w:id="597" w:author="昌楠" w:date="2024-12-29T21:48:00Z">
                    <w:rPr>
                      <w:rFonts w:ascii="Cambria Math" w:hAnsi="Cambria Math" w:cs="Times New Roman"/>
                    </w:rPr>
                    <m:t>x</m:t>
                  </w:ins>
                </m:r>
              </m:e>
            </m:d>
          </m:e>
        </m:d>
      </m:oMath>
      <w:ins w:id="598" w:author="昌楠" w:date="2024-12-29T21:48:00Z">
        <w:r>
          <w:rPr>
            <w:rFonts w:cs="Times New Roman"/>
          </w:rPr>
          <w:t>可以表示为：</w:t>
        </w:r>
      </w:ins>
    </w:p>
    <w:p w14:paraId="69632451" w14:textId="77777777" w:rsidR="00FA4301" w:rsidRDefault="00BC26C2">
      <w:pPr>
        <w:tabs>
          <w:tab w:val="center" w:pos="4153"/>
          <w:tab w:val="right" w:pos="8306"/>
        </w:tabs>
        <w:spacing w:beforeLines="50" w:before="156" w:afterLines="50" w:after="156"/>
        <w:rPr>
          <w:ins w:id="599" w:author="昌楠" w:date="2024-12-29T21:48:00Z"/>
          <w:rFonts w:cs="Times New Roman"/>
        </w:rPr>
      </w:pPr>
      <w:ins w:id="600" w:author="昌楠" w:date="2024-12-29T21:48:00Z">
        <w:r>
          <w:rPr>
            <w:rFonts w:cs="Times New Roman"/>
          </w:rPr>
          <w:tab/>
        </w:r>
      </w:ins>
      <m:oMath>
        <m:r>
          <w:ins w:id="601" w:author="昌楠" w:date="2024-12-29T21:48:00Z">
            <w:rPr>
              <w:rFonts w:ascii="Cambria Math" w:hAnsi="Cambria Math" w:cs="Times New Roman"/>
            </w:rPr>
            <m:t>E</m:t>
          </w:ins>
        </m:r>
        <m:d>
          <m:dPr>
            <m:begChr m:val="["/>
            <m:endChr m:val="]"/>
            <m:ctrlPr>
              <w:ins w:id="602" w:author="昌楠" w:date="2024-12-29T21:48:00Z">
                <w:rPr>
                  <w:rFonts w:ascii="Cambria Math" w:hAnsi="Cambria Math" w:cs="Times New Roman"/>
                  <w:i/>
                </w:rPr>
              </w:ins>
            </m:ctrlPr>
          </m:dPr>
          <m:e>
            <m:r>
              <w:ins w:id="603" w:author="昌楠" w:date="2024-12-29T21:48:00Z">
                <w:rPr>
                  <w:rFonts w:ascii="Cambria Math" w:hAnsi="Cambria Math" w:cs="Times New Roman"/>
                </w:rPr>
                <m:t>I</m:t>
              </w:ins>
            </m:r>
            <m:d>
              <m:dPr>
                <m:ctrlPr>
                  <w:ins w:id="604" w:author="昌楠" w:date="2024-12-29T21:48:00Z">
                    <w:rPr>
                      <w:rFonts w:ascii="Cambria Math" w:hAnsi="Cambria Math" w:cs="Times New Roman"/>
                      <w:i/>
                    </w:rPr>
                  </w:ins>
                </m:ctrlPr>
              </m:dPr>
              <m:e>
                <m:r>
                  <w:ins w:id="605" w:author="昌楠" w:date="2024-12-29T21:48:00Z">
                    <w:rPr>
                      <w:rFonts w:ascii="Cambria Math" w:hAnsi="Cambria Math" w:cs="Times New Roman"/>
                    </w:rPr>
                    <m:t>x</m:t>
                  </w:ins>
                </m:r>
              </m:e>
            </m:d>
          </m:e>
        </m:d>
        <m:r>
          <w:ins w:id="606" w:author="昌楠" w:date="2024-12-29T21:48:00Z">
            <w:rPr>
              <w:rFonts w:ascii="Cambria Math" w:hAnsi="Cambria Math" w:cs="Times New Roman"/>
            </w:rPr>
            <m:t>=</m:t>
          </w:ins>
        </m:r>
        <m:nary>
          <m:naryPr>
            <m:limLoc m:val="undOvr"/>
            <m:subHide m:val="1"/>
            <m:supHide m:val="1"/>
            <m:ctrlPr>
              <w:ins w:id="607" w:author="昌楠" w:date="2024-12-29T21:48:00Z">
                <w:rPr>
                  <w:rFonts w:ascii="Cambria Math" w:hAnsi="Cambria Math" w:cs="Times New Roman"/>
                  <w:i/>
                </w:rPr>
              </w:ins>
            </m:ctrlPr>
          </m:naryPr>
          <m:sub/>
          <m:sup/>
          <m:e>
            <m:r>
              <w:ins w:id="608" w:author="昌楠" w:date="2024-12-29T21:48:00Z">
                <w:rPr>
                  <w:rFonts w:ascii="Cambria Math" w:hAnsi="Cambria Math" w:cs="Times New Roman"/>
                </w:rPr>
                <m:t>I</m:t>
              </w:ins>
            </m:r>
            <m:d>
              <m:dPr>
                <m:ctrlPr>
                  <w:ins w:id="609" w:author="昌楠" w:date="2024-12-29T21:48:00Z">
                    <w:rPr>
                      <w:rFonts w:ascii="Cambria Math" w:hAnsi="Cambria Math" w:cs="Times New Roman"/>
                      <w:i/>
                    </w:rPr>
                  </w:ins>
                </m:ctrlPr>
              </m:dPr>
              <m:e>
                <m:r>
                  <w:ins w:id="610" w:author="昌楠" w:date="2024-12-29T21:48:00Z">
                    <w:rPr>
                      <w:rFonts w:ascii="Cambria Math" w:hAnsi="Cambria Math" w:cs="Times New Roman"/>
                    </w:rPr>
                    <m:t>x</m:t>
                  </w:ins>
                </m:r>
              </m:e>
            </m:d>
            <m:r>
              <w:ins w:id="611" w:author="昌楠" w:date="2024-12-29T21:48:00Z">
                <w:rPr>
                  <w:rFonts w:ascii="Cambria Math" w:hAnsi="Cambria Math" w:cs="Times New Roman"/>
                </w:rPr>
                <m:t>∙pdf</m:t>
              </w:ins>
            </m:r>
            <m:d>
              <m:dPr>
                <m:ctrlPr>
                  <w:ins w:id="612" w:author="昌楠" w:date="2024-12-29T21:48:00Z">
                    <w:rPr>
                      <w:rFonts w:ascii="Cambria Math" w:hAnsi="Cambria Math" w:cs="Times New Roman"/>
                      <w:i/>
                    </w:rPr>
                  </w:ins>
                </m:ctrlPr>
              </m:dPr>
              <m:e>
                <m:r>
                  <w:ins w:id="613" w:author="昌楠" w:date="2024-12-29T21:48:00Z">
                    <w:rPr>
                      <w:rFonts w:ascii="Cambria Math" w:hAnsi="Cambria Math" w:cs="Times New Roman"/>
                    </w:rPr>
                    <m:t>I</m:t>
                  </w:ins>
                </m:r>
                <m:d>
                  <m:dPr>
                    <m:ctrlPr>
                      <w:ins w:id="614" w:author="昌楠" w:date="2024-12-29T21:48:00Z">
                        <w:rPr>
                          <w:rFonts w:ascii="Cambria Math" w:hAnsi="Cambria Math" w:cs="Times New Roman"/>
                          <w:i/>
                        </w:rPr>
                      </w:ins>
                    </m:ctrlPr>
                  </m:dPr>
                  <m:e>
                    <m:r>
                      <w:ins w:id="615" w:author="昌楠" w:date="2024-12-29T21:48:00Z">
                        <w:rPr>
                          <w:rFonts w:ascii="Cambria Math" w:hAnsi="Cambria Math" w:cs="Times New Roman"/>
                        </w:rPr>
                        <m:t>x</m:t>
                      </w:ins>
                    </m:r>
                  </m:e>
                </m:d>
              </m:e>
            </m:d>
            <m:r>
              <w:ins w:id="616" w:author="昌楠" w:date="2024-12-29T21:48:00Z">
                <w:rPr>
                  <w:rFonts w:ascii="Cambria Math" w:hAnsi="Cambria Math" w:cs="Times New Roman"/>
                </w:rPr>
                <m:t>dI</m:t>
              </w:ins>
            </m:r>
            <m:d>
              <m:dPr>
                <m:ctrlPr>
                  <w:ins w:id="617" w:author="昌楠" w:date="2024-12-29T21:48:00Z">
                    <w:rPr>
                      <w:rFonts w:ascii="Cambria Math" w:hAnsi="Cambria Math" w:cs="Times New Roman"/>
                      <w:i/>
                    </w:rPr>
                  </w:ins>
                </m:ctrlPr>
              </m:dPr>
              <m:e>
                <m:r>
                  <w:ins w:id="618" w:author="昌楠" w:date="2024-12-29T21:48:00Z">
                    <w:rPr>
                      <w:rFonts w:ascii="Cambria Math" w:hAnsi="Cambria Math" w:cs="Times New Roman"/>
                    </w:rPr>
                    <m:t>x</m:t>
                  </w:ins>
                </m:r>
              </m:e>
            </m:d>
          </m:e>
        </m:nary>
      </m:oMath>
      <w:ins w:id="619" w:author="昌楠" w:date="2024-12-29T21:48:00Z">
        <w:r>
          <w:rPr>
            <w:rFonts w:cs="Times New Roman"/>
          </w:rPr>
          <w:tab/>
          <w:t>(3-4)</w:t>
        </w:r>
      </w:ins>
    </w:p>
    <w:p w14:paraId="1B751D08" w14:textId="77777777" w:rsidR="00FA4301" w:rsidRDefault="00BC26C2">
      <w:pPr>
        <w:ind w:firstLineChars="200" w:firstLine="420"/>
        <w:rPr>
          <w:ins w:id="620" w:author="昌楠" w:date="2024-12-29T21:48:00Z"/>
          <w:rFonts w:cs="Times New Roman"/>
        </w:rPr>
      </w:pPr>
      <m:oMathPara>
        <m:oMath>
          <m:r>
            <w:ins w:id="621" w:author="昌楠" w:date="2024-12-29T21:48:00Z">
              <w:rPr>
                <w:rFonts w:ascii="Cambria Math" w:hAnsi="Cambria Math" w:cs="Times New Roman"/>
              </w:rPr>
              <m:t>=</m:t>
            </w:ins>
          </m:r>
          <m:d>
            <m:dPr>
              <m:ctrlPr>
                <w:ins w:id="622" w:author="昌楠" w:date="2024-12-29T21:48:00Z">
                  <w:rPr>
                    <w:rFonts w:ascii="Cambria Math" w:hAnsi="Cambria Math" w:cs="Times New Roman"/>
                    <w:i/>
                  </w:rPr>
                </w:ins>
              </m:ctrlPr>
            </m:dPr>
            <m:e>
              <m:sSub>
                <m:sSubPr>
                  <m:ctrlPr>
                    <w:ins w:id="623" w:author="昌楠" w:date="2024-12-29T21:48:00Z">
                      <w:rPr>
                        <w:rFonts w:ascii="Cambria Math" w:hAnsi="Cambria Math" w:cs="Times New Roman"/>
                        <w:i/>
                      </w:rPr>
                    </w:ins>
                  </m:ctrlPr>
                </m:sSubPr>
                <m:e>
                  <m:r>
                    <w:ins w:id="624" w:author="昌楠" w:date="2024-12-29T21:48:00Z">
                      <w:rPr>
                        <w:rFonts w:ascii="Cambria Math" w:hAnsi="Cambria Math" w:cs="Times New Roman"/>
                      </w:rPr>
                      <m:t>y</m:t>
                    </w:ins>
                  </m:r>
                </m:e>
                <m:sub>
                  <m:r>
                    <w:ins w:id="625" w:author="昌楠" w:date="2024-12-29T21:48:00Z">
                      <w:rPr>
                        <w:rFonts w:ascii="Cambria Math" w:hAnsi="Cambria Math" w:cs="Times New Roman"/>
                      </w:rPr>
                      <m:t>min</m:t>
                    </w:ins>
                  </m:r>
                </m:sub>
              </m:sSub>
              <m:r>
                <w:ins w:id="626" w:author="昌楠" w:date="2024-12-29T21:48:00Z">
                  <w:rPr>
                    <w:rFonts w:ascii="Cambria Math" w:hAnsi="Cambria Math" w:cs="Times New Roman"/>
                  </w:rPr>
                  <m:t>-</m:t>
                </w:ins>
              </m:r>
              <m:acc>
                <m:accPr>
                  <m:ctrlPr>
                    <w:ins w:id="627" w:author="昌楠" w:date="2024-12-29T21:48:00Z">
                      <w:rPr>
                        <w:rFonts w:ascii="Cambria Math" w:hAnsi="Cambria Math" w:cs="Times New Roman"/>
                        <w:i/>
                      </w:rPr>
                    </w:ins>
                  </m:ctrlPr>
                </m:accPr>
                <m:e>
                  <m:r>
                    <w:ins w:id="628" w:author="昌楠" w:date="2024-12-29T21:48:00Z">
                      <w:rPr>
                        <w:rFonts w:ascii="Cambria Math" w:hAnsi="Cambria Math" w:cs="Times New Roman"/>
                      </w:rPr>
                      <m:t>y</m:t>
                    </w:ins>
                  </m:r>
                </m:e>
              </m:acc>
              <m:d>
                <m:dPr>
                  <m:ctrlPr>
                    <w:ins w:id="629" w:author="昌楠" w:date="2024-12-29T21:48:00Z">
                      <w:rPr>
                        <w:rFonts w:ascii="Cambria Math" w:hAnsi="Cambria Math" w:cs="Times New Roman"/>
                        <w:i/>
                      </w:rPr>
                    </w:ins>
                  </m:ctrlPr>
                </m:dPr>
                <m:e>
                  <m:r>
                    <w:ins w:id="630" w:author="昌楠" w:date="2024-12-29T21:48:00Z">
                      <w:rPr>
                        <w:rFonts w:ascii="Cambria Math" w:hAnsi="Cambria Math" w:cs="Times New Roman"/>
                      </w:rPr>
                      <m:t>x</m:t>
                    </w:ins>
                  </m:r>
                </m:e>
              </m:d>
            </m:e>
          </m:d>
          <m:r>
            <w:ins w:id="631" w:author="昌楠" w:date="2024-12-29T21:48:00Z">
              <m:rPr>
                <m:sty m:val="p"/>
              </m:rPr>
              <w:rPr>
                <w:rFonts w:ascii="Cambria Math" w:hAnsi="Cambria Math" w:cs="Times New Roman"/>
              </w:rPr>
              <m:t>∙Φ</m:t>
            </w:ins>
          </m:r>
          <m:d>
            <m:dPr>
              <m:ctrlPr>
                <w:ins w:id="632" w:author="昌楠" w:date="2024-12-29T21:48:00Z">
                  <w:rPr>
                    <w:rFonts w:ascii="Cambria Math" w:hAnsi="Cambria Math" w:cs="Times New Roman"/>
                    <w:i/>
                  </w:rPr>
                </w:ins>
              </m:ctrlPr>
            </m:dPr>
            <m:e>
              <m:f>
                <m:fPr>
                  <m:ctrlPr>
                    <w:ins w:id="633" w:author="昌楠" w:date="2024-12-29T21:48:00Z">
                      <w:rPr>
                        <w:rFonts w:ascii="Cambria Math" w:hAnsi="Cambria Math" w:cs="Times New Roman"/>
                        <w:i/>
                      </w:rPr>
                    </w:ins>
                  </m:ctrlPr>
                </m:fPr>
                <m:num>
                  <m:sSub>
                    <m:sSubPr>
                      <m:ctrlPr>
                        <w:ins w:id="634" w:author="昌楠" w:date="2024-12-29T21:48:00Z">
                          <w:rPr>
                            <w:rFonts w:ascii="Cambria Math" w:hAnsi="Cambria Math" w:cs="Times New Roman"/>
                            <w:i/>
                          </w:rPr>
                        </w:ins>
                      </m:ctrlPr>
                    </m:sSubPr>
                    <m:e>
                      <m:r>
                        <w:ins w:id="635" w:author="昌楠" w:date="2024-12-29T21:48:00Z">
                          <w:rPr>
                            <w:rFonts w:ascii="Cambria Math" w:hAnsi="Cambria Math" w:cs="Times New Roman"/>
                          </w:rPr>
                          <m:t>y</m:t>
                        </w:ins>
                      </m:r>
                    </m:e>
                    <m:sub>
                      <m:r>
                        <w:ins w:id="636" w:author="昌楠" w:date="2024-12-29T21:48:00Z">
                          <w:rPr>
                            <w:rFonts w:ascii="Cambria Math" w:hAnsi="Cambria Math" w:cs="Times New Roman"/>
                          </w:rPr>
                          <m:t>min</m:t>
                        </w:ins>
                      </m:r>
                    </m:sub>
                  </m:sSub>
                  <m:r>
                    <w:ins w:id="637" w:author="昌楠" w:date="2024-12-29T21:48:00Z">
                      <w:rPr>
                        <w:rFonts w:ascii="Cambria Math" w:hAnsi="Cambria Math" w:cs="Times New Roman"/>
                      </w:rPr>
                      <m:t>-</m:t>
                    </w:ins>
                  </m:r>
                  <m:acc>
                    <m:accPr>
                      <m:ctrlPr>
                        <w:ins w:id="638" w:author="昌楠" w:date="2024-12-29T21:48:00Z">
                          <w:rPr>
                            <w:rFonts w:ascii="Cambria Math" w:hAnsi="Cambria Math" w:cs="Times New Roman"/>
                            <w:i/>
                          </w:rPr>
                        </w:ins>
                      </m:ctrlPr>
                    </m:accPr>
                    <m:e>
                      <m:r>
                        <w:ins w:id="639" w:author="昌楠" w:date="2024-12-29T21:48:00Z">
                          <w:rPr>
                            <w:rFonts w:ascii="Cambria Math" w:hAnsi="Cambria Math" w:cs="Times New Roman"/>
                          </w:rPr>
                          <m:t>y</m:t>
                        </w:ins>
                      </m:r>
                    </m:e>
                  </m:acc>
                  <m:d>
                    <m:dPr>
                      <m:ctrlPr>
                        <w:ins w:id="640" w:author="昌楠" w:date="2024-12-29T21:48:00Z">
                          <w:rPr>
                            <w:rFonts w:ascii="Cambria Math" w:hAnsi="Cambria Math" w:cs="Times New Roman"/>
                            <w:i/>
                          </w:rPr>
                        </w:ins>
                      </m:ctrlPr>
                    </m:dPr>
                    <m:e>
                      <m:r>
                        <w:ins w:id="641" w:author="昌楠" w:date="2024-12-29T21:48:00Z">
                          <w:rPr>
                            <w:rFonts w:ascii="Cambria Math" w:hAnsi="Cambria Math" w:cs="Times New Roman"/>
                          </w:rPr>
                          <m:t>x</m:t>
                        </w:ins>
                      </m:r>
                    </m:e>
                  </m:d>
                </m:num>
                <m:den>
                  <m:r>
                    <w:ins w:id="642" w:author="昌楠" w:date="2024-12-29T21:48:00Z">
                      <w:rPr>
                        <w:rFonts w:ascii="Cambria Math" w:hAnsi="Cambria Math" w:cs="Times New Roman"/>
                      </w:rPr>
                      <m:t>s</m:t>
                    </w:ins>
                  </m:r>
                </m:den>
              </m:f>
            </m:e>
          </m:d>
          <m:r>
            <w:ins w:id="643" w:author="昌楠" w:date="2024-12-29T21:48:00Z">
              <w:rPr>
                <w:rFonts w:ascii="Cambria Math" w:hAnsi="Cambria Math" w:cs="Times New Roman"/>
              </w:rPr>
              <m:t>+s∙ϕ</m:t>
            </w:ins>
          </m:r>
          <m:d>
            <m:dPr>
              <m:ctrlPr>
                <w:ins w:id="644" w:author="昌楠" w:date="2024-12-29T21:48:00Z">
                  <w:rPr>
                    <w:rFonts w:ascii="Cambria Math" w:hAnsi="Cambria Math" w:cs="Times New Roman"/>
                    <w:i/>
                  </w:rPr>
                </w:ins>
              </m:ctrlPr>
            </m:dPr>
            <m:e>
              <m:f>
                <m:fPr>
                  <m:ctrlPr>
                    <w:ins w:id="645" w:author="昌楠" w:date="2024-12-29T21:48:00Z">
                      <w:rPr>
                        <w:rFonts w:ascii="Cambria Math" w:hAnsi="Cambria Math" w:cs="Times New Roman"/>
                        <w:i/>
                      </w:rPr>
                    </w:ins>
                  </m:ctrlPr>
                </m:fPr>
                <m:num>
                  <m:sSub>
                    <m:sSubPr>
                      <m:ctrlPr>
                        <w:ins w:id="646" w:author="昌楠" w:date="2024-12-29T21:48:00Z">
                          <w:rPr>
                            <w:rFonts w:ascii="Cambria Math" w:hAnsi="Cambria Math" w:cs="Times New Roman"/>
                            <w:i/>
                          </w:rPr>
                        </w:ins>
                      </m:ctrlPr>
                    </m:sSubPr>
                    <m:e>
                      <m:r>
                        <w:ins w:id="647" w:author="昌楠" w:date="2024-12-29T21:48:00Z">
                          <w:rPr>
                            <w:rFonts w:ascii="Cambria Math" w:hAnsi="Cambria Math" w:cs="Times New Roman"/>
                          </w:rPr>
                          <m:t>y</m:t>
                        </w:ins>
                      </m:r>
                    </m:e>
                    <m:sub>
                      <m:r>
                        <w:ins w:id="648" w:author="昌楠" w:date="2024-12-29T21:48:00Z">
                          <w:rPr>
                            <w:rFonts w:ascii="Cambria Math" w:hAnsi="Cambria Math" w:cs="Times New Roman"/>
                          </w:rPr>
                          <m:t>min</m:t>
                        </w:ins>
                      </m:r>
                    </m:sub>
                  </m:sSub>
                  <m:r>
                    <w:ins w:id="649" w:author="昌楠" w:date="2024-12-29T21:48:00Z">
                      <w:rPr>
                        <w:rFonts w:ascii="Cambria Math" w:hAnsi="Cambria Math" w:cs="Times New Roman"/>
                      </w:rPr>
                      <m:t>-</m:t>
                    </w:ins>
                  </m:r>
                  <m:acc>
                    <m:accPr>
                      <m:ctrlPr>
                        <w:ins w:id="650" w:author="昌楠" w:date="2024-12-29T21:48:00Z">
                          <w:rPr>
                            <w:rFonts w:ascii="Cambria Math" w:hAnsi="Cambria Math" w:cs="Times New Roman"/>
                            <w:i/>
                          </w:rPr>
                        </w:ins>
                      </m:ctrlPr>
                    </m:accPr>
                    <m:e>
                      <m:r>
                        <w:ins w:id="651" w:author="昌楠" w:date="2024-12-29T21:48:00Z">
                          <w:rPr>
                            <w:rFonts w:ascii="Cambria Math" w:hAnsi="Cambria Math" w:cs="Times New Roman"/>
                          </w:rPr>
                          <m:t>y</m:t>
                        </w:ins>
                      </m:r>
                    </m:e>
                  </m:acc>
                  <m:d>
                    <m:dPr>
                      <m:ctrlPr>
                        <w:ins w:id="652" w:author="昌楠" w:date="2024-12-29T21:48:00Z">
                          <w:rPr>
                            <w:rFonts w:ascii="Cambria Math" w:hAnsi="Cambria Math" w:cs="Times New Roman"/>
                            <w:i/>
                          </w:rPr>
                        </w:ins>
                      </m:ctrlPr>
                    </m:dPr>
                    <m:e>
                      <m:r>
                        <w:ins w:id="653" w:author="昌楠" w:date="2024-12-29T21:48:00Z">
                          <w:rPr>
                            <w:rFonts w:ascii="Cambria Math" w:hAnsi="Cambria Math" w:cs="Times New Roman"/>
                          </w:rPr>
                          <m:t>x</m:t>
                        </w:ins>
                      </m:r>
                    </m:e>
                  </m:d>
                </m:num>
                <m:den>
                  <m:r>
                    <w:ins w:id="654" w:author="昌楠" w:date="2024-12-29T21:48:00Z">
                      <w:rPr>
                        <w:rFonts w:ascii="Cambria Math" w:hAnsi="Cambria Math" w:cs="Times New Roman"/>
                      </w:rPr>
                      <m:t>s</m:t>
                    </w:ins>
                  </m:r>
                </m:den>
              </m:f>
            </m:e>
          </m:d>
        </m:oMath>
      </m:oMathPara>
    </w:p>
    <w:p w14:paraId="76E77B11" w14:textId="77777777" w:rsidR="00FA4301" w:rsidRDefault="00BC26C2">
      <w:pPr>
        <w:spacing w:line="400" w:lineRule="exact"/>
        <w:ind w:firstLineChars="200" w:firstLine="420"/>
        <w:rPr>
          <w:ins w:id="655" w:author="昌楠" w:date="2024-12-29T21:48:00Z"/>
          <w:rFonts w:cs="Times New Roman"/>
        </w:rPr>
      </w:pPr>
      <w:ins w:id="656" w:author="昌楠" w:date="2024-12-29T21:48:00Z">
        <w:r>
          <w:rPr>
            <w:rFonts w:cs="Times New Roman"/>
          </w:rPr>
          <w:t>其中，</w:t>
        </w:r>
      </w:ins>
      <m:oMath>
        <m:r>
          <w:ins w:id="657" w:author="昌楠" w:date="2024-12-29T21:48:00Z">
            <m:rPr>
              <m:sty m:val="p"/>
            </m:rPr>
            <w:rPr>
              <w:rFonts w:ascii="Cambria Math" w:hAnsi="Cambria Math" w:cs="Times New Roman"/>
            </w:rPr>
            <m:t>Φ</m:t>
          </w:ins>
        </m:r>
      </m:oMath>
      <w:ins w:id="658" w:author="昌楠" w:date="2024-12-29T21:48:00Z">
        <w:r>
          <w:rPr>
            <w:rFonts w:cs="Times New Roman"/>
          </w:rPr>
          <w:t>是标准正态分布的概率密度函数，</w:t>
        </w:r>
      </w:ins>
      <m:oMath>
        <m:r>
          <w:ins w:id="659" w:author="昌楠" w:date="2024-12-29T21:48:00Z">
            <w:rPr>
              <w:rFonts w:ascii="Cambria Math" w:hAnsi="Cambria Math" w:cs="Times New Roman"/>
            </w:rPr>
            <m:t>ϕ</m:t>
          </w:ins>
        </m:r>
      </m:oMath>
      <w:ins w:id="660" w:author="昌楠" w:date="2024-12-29T21:48:00Z">
        <w:r>
          <w:rPr>
            <w:rFonts w:cs="Times New Roman"/>
          </w:rPr>
          <w:t>是标准正态分布的分布函数。</w:t>
        </w:r>
      </w:ins>
    </w:p>
    <w:p w14:paraId="2969401A" w14:textId="77777777" w:rsidR="00FA4301" w:rsidRDefault="00BC26C2">
      <w:pPr>
        <w:spacing w:line="400" w:lineRule="exact"/>
        <w:ind w:firstLineChars="200" w:firstLine="420"/>
        <w:rPr>
          <w:ins w:id="661" w:author="昌楠" w:date="2024-12-29T21:48:00Z"/>
          <w:rFonts w:cs="Times New Roman"/>
        </w:rPr>
      </w:pPr>
      <w:ins w:id="662" w:author="昌楠" w:date="2024-12-29T21:48:00Z">
        <w:r>
          <w:rPr>
            <w:rFonts w:cs="Times New Roman"/>
          </w:rPr>
          <w:t>由期望函数</w:t>
        </w:r>
      </w:ins>
      <m:oMath>
        <m:r>
          <w:ins w:id="663" w:author="昌楠" w:date="2024-12-29T21:48:00Z">
            <w:rPr>
              <w:rFonts w:ascii="Cambria Math" w:hAnsi="Cambria Math" w:cs="Times New Roman"/>
            </w:rPr>
            <m:t>E</m:t>
          </w:ins>
        </m:r>
        <m:d>
          <m:dPr>
            <m:ctrlPr>
              <w:ins w:id="664" w:author="昌楠" w:date="2024-12-29T21:48:00Z">
                <w:rPr>
                  <w:rFonts w:ascii="Cambria Math" w:hAnsi="Cambria Math" w:cs="Times New Roman"/>
                  <w:i/>
                </w:rPr>
              </w:ins>
            </m:ctrlPr>
          </m:dPr>
          <m:e>
            <m:r>
              <w:ins w:id="665" w:author="昌楠" w:date="2024-12-29T21:48:00Z">
                <w:rPr>
                  <w:rFonts w:ascii="Cambria Math" w:hAnsi="Cambria Math" w:cs="Times New Roman"/>
                </w:rPr>
                <m:t>I</m:t>
              </w:ins>
            </m:r>
            <m:d>
              <m:dPr>
                <m:ctrlPr>
                  <w:ins w:id="666" w:author="昌楠" w:date="2024-12-29T21:48:00Z">
                    <w:rPr>
                      <w:rFonts w:ascii="Cambria Math" w:hAnsi="Cambria Math" w:cs="Times New Roman"/>
                      <w:i/>
                    </w:rPr>
                  </w:ins>
                </m:ctrlPr>
              </m:dPr>
              <m:e>
                <m:r>
                  <w:ins w:id="667" w:author="昌楠" w:date="2024-12-29T21:48:00Z">
                    <w:rPr>
                      <w:rFonts w:ascii="Cambria Math" w:hAnsi="Cambria Math" w:cs="Times New Roman"/>
                    </w:rPr>
                    <m:t>x</m:t>
                  </w:ins>
                </m:r>
              </m:e>
            </m:d>
          </m:e>
        </m:d>
      </m:oMath>
      <w:ins w:id="668" w:author="昌楠" w:date="2024-12-29T21:48:00Z">
        <w:r>
          <w:rPr>
            <w:rFonts w:cs="Times New Roman"/>
          </w:rPr>
          <w:t>的函数性质可知，期望函数是关于方差</w:t>
        </w:r>
      </w:ins>
      <m:oMath>
        <m:r>
          <w:ins w:id="669" w:author="昌楠" w:date="2024-12-29T21:48:00Z">
            <w:rPr>
              <w:rFonts w:ascii="Cambria Math" w:hAnsi="Cambria Math" w:cs="Times New Roman"/>
            </w:rPr>
            <m:t>s</m:t>
          </w:ins>
        </m:r>
      </m:oMath>
      <w:ins w:id="670" w:author="昌楠" w:date="2024-12-29T21:48:00Z">
        <w:r>
          <w:rPr>
            <w:rFonts w:cs="Times New Roman"/>
          </w:rPr>
          <w:t>的单调递增函数，即当一个未知点的预测</w:t>
        </w:r>
        <w:proofErr w:type="gramStart"/>
        <w:r>
          <w:rPr>
            <w:rFonts w:cs="Times New Roman"/>
          </w:rPr>
          <w:t>方差越</w:t>
        </w:r>
        <w:proofErr w:type="gramEnd"/>
        <w:r>
          <w:rPr>
            <w:rFonts w:cs="Times New Roman"/>
          </w:rPr>
          <w:t>大，则该未知点改进量的期望就越大，而EI加点准则就便是把改进量期望最大的样本点加入到训练样本集中，以提高Kriging代理模型的预测精度的一种加点方法。</w:t>
        </w:r>
      </w:ins>
    </w:p>
    <w:p w14:paraId="45CCE1EA" w14:textId="77777777" w:rsidR="00FA4301" w:rsidRDefault="00BC26C2">
      <w:pPr>
        <w:spacing w:line="400" w:lineRule="exact"/>
        <w:ind w:firstLineChars="200" w:firstLine="420"/>
        <w:rPr>
          <w:ins w:id="671" w:author="昌楠" w:date="2024-12-29T21:48:00Z"/>
          <w:rFonts w:cs="Times New Roman"/>
        </w:rPr>
      </w:pPr>
      <w:ins w:id="672" w:author="昌楠" w:date="2024-12-29T21:48:00Z">
        <w:r>
          <w:rPr>
            <w:rFonts w:cs="Times New Roman"/>
          </w:rPr>
          <w:lastRenderedPageBreak/>
          <w:t>EI加点准则以改进量的期望</w:t>
        </w:r>
      </w:ins>
      <m:oMath>
        <m:r>
          <w:ins w:id="673" w:author="昌楠" w:date="2024-12-29T21:48:00Z">
            <m:rPr>
              <m:sty m:val="p"/>
            </m:rPr>
            <w:rPr>
              <w:rFonts w:ascii="Cambria Math" w:hAnsi="Cambria Math" w:cs="Times New Roman"/>
            </w:rPr>
            <m:t>max</m:t>
          </w:ins>
        </m:r>
        <m:d>
          <m:dPr>
            <m:ctrlPr>
              <w:ins w:id="674" w:author="昌楠" w:date="2024-12-29T21:48:00Z">
                <w:rPr>
                  <w:rFonts w:ascii="Cambria Math" w:hAnsi="Cambria Math" w:cs="Times New Roman"/>
                  <w:i/>
                </w:rPr>
              </w:ins>
            </m:ctrlPr>
          </m:dPr>
          <m:e>
            <m:r>
              <w:ins w:id="675" w:author="昌楠" w:date="2024-12-29T21:48:00Z">
                <w:rPr>
                  <w:rFonts w:ascii="Cambria Math" w:hAnsi="Cambria Math" w:cs="Times New Roman"/>
                </w:rPr>
                <m:t>E</m:t>
              </w:ins>
            </m:r>
            <m:d>
              <m:dPr>
                <m:ctrlPr>
                  <w:ins w:id="676" w:author="昌楠" w:date="2024-12-29T21:48:00Z">
                    <w:rPr>
                      <w:rFonts w:ascii="Cambria Math" w:hAnsi="Cambria Math" w:cs="Times New Roman"/>
                      <w:i/>
                    </w:rPr>
                  </w:ins>
                </m:ctrlPr>
              </m:dPr>
              <m:e>
                <m:r>
                  <w:ins w:id="677" w:author="昌楠" w:date="2024-12-29T21:48:00Z">
                    <w:rPr>
                      <w:rFonts w:ascii="Cambria Math" w:hAnsi="Cambria Math" w:cs="Times New Roman"/>
                    </w:rPr>
                    <m:t>I</m:t>
                  </w:ins>
                </m:r>
                <m:d>
                  <m:dPr>
                    <m:ctrlPr>
                      <w:ins w:id="678" w:author="昌楠" w:date="2024-12-29T21:48:00Z">
                        <w:rPr>
                          <w:rFonts w:ascii="Cambria Math" w:hAnsi="Cambria Math" w:cs="Times New Roman"/>
                          <w:i/>
                        </w:rPr>
                      </w:ins>
                    </m:ctrlPr>
                  </m:dPr>
                  <m:e>
                    <m:r>
                      <w:ins w:id="679" w:author="昌楠" w:date="2024-12-29T21:48:00Z">
                        <w:rPr>
                          <w:rFonts w:ascii="Cambria Math" w:hAnsi="Cambria Math" w:cs="Times New Roman"/>
                        </w:rPr>
                        <m:t>x</m:t>
                      </w:ins>
                    </m:r>
                  </m:e>
                </m:d>
              </m:e>
            </m:d>
          </m:e>
        </m:d>
      </m:oMath>
      <w:ins w:id="680" w:author="昌楠" w:date="2024-12-29T21:48:00Z">
        <w:r>
          <w:rPr>
            <w:rFonts w:cs="Times New Roman"/>
          </w:rPr>
          <w:t>小于极小值</w:t>
        </w:r>
      </w:ins>
      <m:oMath>
        <m:r>
          <w:ins w:id="681" w:author="昌楠" w:date="2024-12-29T21:48:00Z">
            <w:rPr>
              <w:rFonts w:ascii="Cambria Math" w:hAnsi="Cambria Math" w:cs="Times New Roman"/>
            </w:rPr>
            <m:t>ε'</m:t>
          </w:ins>
        </m:r>
      </m:oMath>
      <w:ins w:id="682" w:author="昌楠" w:date="2024-12-29T21:48:00Z">
        <w:r>
          <w:rPr>
            <w:rFonts w:cs="Times New Roman"/>
          </w:rPr>
          <w:t>作为模型优化的终止条件。</w:t>
        </w:r>
      </w:ins>
    </w:p>
    <w:p w14:paraId="600397E3" w14:textId="77777777" w:rsidR="00FA4301" w:rsidRDefault="00BC26C2">
      <w:pPr>
        <w:tabs>
          <w:tab w:val="center" w:pos="4153"/>
          <w:tab w:val="right" w:pos="8306"/>
        </w:tabs>
        <w:spacing w:line="400" w:lineRule="exact"/>
        <w:rPr>
          <w:ins w:id="683" w:author="昌楠" w:date="2024-12-29T21:48:00Z"/>
          <w:rFonts w:cs="Times New Roman"/>
        </w:rPr>
      </w:pPr>
      <w:ins w:id="684" w:author="昌楠" w:date="2024-12-29T21:48:00Z">
        <w:r>
          <w:rPr>
            <w:rFonts w:cs="Times New Roman"/>
          </w:rPr>
          <w:tab/>
        </w:r>
      </w:ins>
      <m:oMath>
        <m:r>
          <w:ins w:id="685" w:author="昌楠" w:date="2024-12-29T21:48:00Z">
            <m:rPr>
              <m:sty m:val="p"/>
            </m:rPr>
            <w:rPr>
              <w:rFonts w:ascii="Cambria Math" w:hAnsi="Cambria Math" w:cs="Times New Roman"/>
            </w:rPr>
            <m:t>max</m:t>
          </w:ins>
        </m:r>
        <m:d>
          <m:dPr>
            <m:ctrlPr>
              <w:ins w:id="686" w:author="昌楠" w:date="2024-12-29T21:48:00Z">
                <w:rPr>
                  <w:rFonts w:ascii="Cambria Math" w:hAnsi="Cambria Math" w:cs="Times New Roman"/>
                </w:rPr>
              </w:ins>
            </m:ctrlPr>
          </m:dPr>
          <m:e>
            <m:r>
              <w:ins w:id="687" w:author="昌楠" w:date="2024-12-29T21:48:00Z">
                <w:rPr>
                  <w:rFonts w:ascii="Cambria Math" w:hAnsi="Cambria Math" w:cs="Times New Roman"/>
                </w:rPr>
                <m:t>E</m:t>
              </w:ins>
            </m:r>
            <m:d>
              <m:dPr>
                <m:ctrlPr>
                  <w:ins w:id="688" w:author="昌楠" w:date="2024-12-29T21:48:00Z">
                    <w:rPr>
                      <w:rFonts w:ascii="Cambria Math" w:hAnsi="Cambria Math" w:cs="Times New Roman"/>
                    </w:rPr>
                  </w:ins>
                </m:ctrlPr>
              </m:dPr>
              <m:e>
                <m:r>
                  <w:ins w:id="689" w:author="昌楠" w:date="2024-12-29T21:48:00Z">
                    <w:rPr>
                      <w:rFonts w:ascii="Cambria Math" w:hAnsi="Cambria Math" w:cs="Times New Roman"/>
                    </w:rPr>
                    <m:t>I</m:t>
                  </w:ins>
                </m:r>
                <m:d>
                  <m:dPr>
                    <m:ctrlPr>
                      <w:ins w:id="690" w:author="昌楠" w:date="2024-12-29T21:48:00Z">
                        <w:rPr>
                          <w:rFonts w:ascii="Cambria Math" w:hAnsi="Cambria Math" w:cs="Times New Roman"/>
                        </w:rPr>
                      </w:ins>
                    </m:ctrlPr>
                  </m:dPr>
                  <m:e>
                    <m:r>
                      <w:ins w:id="691" w:author="昌楠" w:date="2024-12-29T21:48:00Z">
                        <w:rPr>
                          <w:rFonts w:ascii="Cambria Math" w:hAnsi="Cambria Math" w:cs="Times New Roman"/>
                        </w:rPr>
                        <m:t>x</m:t>
                      </w:ins>
                    </m:r>
                  </m:e>
                </m:d>
              </m:e>
            </m:d>
          </m:e>
        </m:d>
        <m:r>
          <w:ins w:id="692" w:author="昌楠" w:date="2024-12-29T21:48:00Z">
            <m:rPr>
              <m:sty m:val="p"/>
            </m:rPr>
            <w:rPr>
              <w:rFonts w:ascii="Cambria Math" w:hAnsi="Cambria Math" w:cs="Times New Roman"/>
            </w:rPr>
            <m:t>&lt;</m:t>
          </w:ins>
        </m:r>
        <m:r>
          <w:ins w:id="693" w:author="昌楠" w:date="2024-12-29T21:48:00Z">
            <w:rPr>
              <w:rFonts w:ascii="Cambria Math" w:hAnsi="Cambria Math" w:cs="Times New Roman"/>
            </w:rPr>
            <m:t>ε</m:t>
          </w:ins>
        </m:r>
        <m:r>
          <w:ins w:id="694" w:author="昌楠" w:date="2024-12-29T21:48:00Z">
            <m:rPr>
              <m:sty m:val="p"/>
            </m:rPr>
            <w:rPr>
              <w:rFonts w:ascii="Cambria Math" w:hAnsi="Cambria Math" w:cs="Times New Roman"/>
            </w:rPr>
            <m:t>'</m:t>
          </w:ins>
        </m:r>
      </m:oMath>
      <w:ins w:id="695" w:author="昌楠" w:date="2024-12-29T21:48:00Z">
        <w:r>
          <w:rPr>
            <w:rFonts w:cs="Times New Roman"/>
          </w:rPr>
          <w:tab/>
          <w:t>（3-5）</w:t>
        </w:r>
      </w:ins>
    </w:p>
    <w:p w14:paraId="0D232230" w14:textId="77777777" w:rsidR="00FA4301" w:rsidRDefault="00BC26C2">
      <w:pPr>
        <w:spacing w:line="400" w:lineRule="exact"/>
        <w:ind w:firstLineChars="200" w:firstLine="420"/>
        <w:rPr>
          <w:ins w:id="696" w:author="昌楠" w:date="2024-12-29T21:49:00Z"/>
          <w:rFonts w:cs="Times New Roman"/>
        </w:rPr>
      </w:pPr>
      <w:ins w:id="697" w:author="昌楠" w:date="2024-12-29T21:49:00Z">
        <w:r>
          <w:rPr>
            <w:rFonts w:cs="Times New Roman"/>
          </w:rPr>
          <w:t>对于具有</w:t>
        </w:r>
        <w:proofErr w:type="gramStart"/>
        <w:r>
          <w:rPr>
            <w:rFonts w:cs="Times New Roman"/>
          </w:rPr>
          <w:t>多峰性的</w:t>
        </w:r>
        <w:proofErr w:type="gramEnd"/>
        <w:r>
          <w:rPr>
            <w:rFonts w:cs="Times New Roman"/>
          </w:rPr>
          <w:t>实际问题，</w:t>
        </w:r>
        <w:proofErr w:type="gramStart"/>
        <w:r>
          <w:rPr>
            <w:rFonts w:cs="Times New Roman"/>
          </w:rPr>
          <w:t>最</w:t>
        </w:r>
        <w:proofErr w:type="gramEnd"/>
        <w:r>
          <w:rPr>
            <w:rFonts w:cs="Times New Roman"/>
          </w:rPr>
          <w:t>优点插值加点准则容易陷入局部最优。而</w:t>
        </w:r>
        <w:r>
          <w:rPr>
            <w:rFonts w:cs="Times New Roman" w:hint="eastAsia"/>
          </w:rPr>
          <w:t>最大化期望提高</w:t>
        </w:r>
        <w:r>
          <w:rPr>
            <w:rFonts w:cs="Times New Roman"/>
          </w:rPr>
          <w:t>加点准则依据目标函数最小值</w:t>
        </w:r>
      </w:ins>
      <m:oMath>
        <m:sSub>
          <m:sSubPr>
            <m:ctrlPr>
              <w:ins w:id="698" w:author="昌楠" w:date="2024-12-29T21:49:00Z">
                <w:rPr>
                  <w:rFonts w:ascii="Cambria Math" w:hAnsi="Cambria Math" w:cs="Times New Roman"/>
                  <w:i/>
                </w:rPr>
              </w:ins>
            </m:ctrlPr>
          </m:sSubPr>
          <m:e>
            <m:r>
              <w:ins w:id="699" w:author="昌楠" w:date="2024-12-29T21:49:00Z">
                <w:rPr>
                  <w:rFonts w:ascii="Cambria Math" w:hAnsi="Cambria Math" w:cs="Times New Roman"/>
                </w:rPr>
                <m:t>y</m:t>
              </w:ins>
            </m:r>
          </m:e>
          <m:sub>
            <m:r>
              <w:ins w:id="700" w:author="昌楠" w:date="2024-12-29T21:49:00Z">
                <w:rPr>
                  <w:rFonts w:ascii="Cambria Math" w:hAnsi="Cambria Math" w:cs="Times New Roman"/>
                </w:rPr>
                <m:t>min</m:t>
              </w:ins>
            </m:r>
          </m:sub>
        </m:sSub>
      </m:oMath>
      <w:ins w:id="701" w:author="昌楠" w:date="2024-12-29T21:49:00Z">
        <w:r>
          <w:rPr>
            <w:rFonts w:cs="Times New Roman"/>
          </w:rPr>
          <w:t>和预测方差，可较好地提高Kriging代理模型在最小值附近的设计空间内的预测精度，但是该加点准则未考虑预测值与真实值的误差，无法保证其在全部设计空间内的预测精度。</w:t>
        </w:r>
      </w:ins>
    </w:p>
    <w:p w14:paraId="0E190FFE" w14:textId="77777777" w:rsidR="00FA4301" w:rsidRDefault="00BC26C2">
      <w:pPr>
        <w:ind w:firstLine="420"/>
        <w:rPr>
          <w:ins w:id="702" w:author="吴溜" w:date="2024-12-22T22:34:00Z"/>
          <w:del w:id="703" w:author="昌楠" w:date="2024-12-29T21:48:00Z"/>
        </w:rPr>
        <w:pPrChange w:id="704" w:author="吴溜" w:date="2024-12-22T22:34:00Z">
          <w:pPr>
            <w:pStyle w:val="C"/>
            <w:ind w:firstLine="420"/>
          </w:pPr>
        </w:pPrChange>
      </w:pPr>
      <w:ins w:id="705" w:author="吴溜" w:date="2024-12-22T22:33:00Z">
        <w:del w:id="706" w:author="昌楠" w:date="2024-12-29T21:48:00Z">
          <w:r>
            <w:rPr>
              <w:rFonts w:hint="eastAsia"/>
            </w:rPr>
            <w:delText>……</w:delText>
          </w:r>
        </w:del>
      </w:ins>
    </w:p>
    <w:p w14:paraId="0C7BA0FA" w14:textId="77777777" w:rsidR="00FA4301" w:rsidRDefault="00BC26C2">
      <w:pPr>
        <w:pStyle w:val="C"/>
        <w:ind w:firstLine="420"/>
      </w:pPr>
      <w:ins w:id="707" w:author="吴溜" w:date="2024-12-22T22:34:00Z">
        <w:r>
          <w:rPr>
            <w:rFonts w:hint="eastAsia"/>
          </w:rPr>
          <w:t>所以，本文提出最劣插值（</w:t>
        </w:r>
        <w:r>
          <w:rPr>
            <w:rFonts w:hint="eastAsia"/>
          </w:rPr>
          <w:t>WI</w:t>
        </w:r>
        <w:r>
          <w:rPr>
            <w:rFonts w:hint="eastAsia"/>
          </w:rPr>
          <w:t>）加点准则，将在下一小节详细说明。</w:t>
        </w:r>
      </w:ins>
    </w:p>
    <w:p w14:paraId="7DDB4A4B" w14:textId="77777777" w:rsidR="00FA4301" w:rsidRDefault="00BC26C2">
      <w:pPr>
        <w:pStyle w:val="3"/>
        <w:rPr>
          <w:color w:val="7030A0"/>
        </w:rPr>
      </w:pPr>
      <w:r>
        <w:rPr>
          <w:rFonts w:hint="eastAsia"/>
        </w:rPr>
        <w:t>最劣插值（</w:t>
      </w:r>
      <w:r>
        <w:rPr>
          <w:rFonts w:hint="eastAsia"/>
        </w:rPr>
        <w:t>WI</w:t>
      </w:r>
      <w:r>
        <w:rPr>
          <w:rFonts w:hint="eastAsia"/>
        </w:rPr>
        <w:t>）加点准则</w:t>
      </w:r>
    </w:p>
    <w:p w14:paraId="60BE1748" w14:textId="77777777" w:rsidR="00FA4301" w:rsidRDefault="00BC26C2">
      <w:pPr>
        <w:pStyle w:val="C"/>
        <w:ind w:firstLine="420"/>
        <w:rPr>
          <w:del w:id="708" w:author="昌楠" w:date="2024-12-29T22:15:00Z"/>
          <w:color w:val="7030A0"/>
        </w:rPr>
      </w:pPr>
      <w:del w:id="709" w:author="昌楠" w:date="2024-12-29T22:15:00Z">
        <w:r>
          <w:rPr>
            <w:rFonts w:hint="eastAsia"/>
            <w:color w:val="7030A0"/>
          </w:rPr>
          <w:delText>混合加点准则将以上</w:delText>
        </w:r>
        <w:r>
          <w:rPr>
            <w:color w:val="7030A0"/>
          </w:rPr>
          <w:delText>……</w:delText>
        </w:r>
        <w:r>
          <w:rPr>
            <w:rFonts w:hint="eastAsia"/>
            <w:color w:val="7030A0"/>
          </w:rPr>
          <w:delText>..</w:delText>
        </w:r>
        <w:r>
          <w:rPr>
            <w:rFonts w:hint="eastAsia"/>
            <w:color w:val="7030A0"/>
          </w:rPr>
          <w:delText>进行综合应用于代理模型的构建，</w:delText>
        </w:r>
      </w:del>
    </w:p>
    <w:p w14:paraId="778FFEB1" w14:textId="77777777" w:rsidR="00FA4301" w:rsidRDefault="00BC26C2">
      <w:pPr>
        <w:pStyle w:val="C"/>
        <w:ind w:firstLine="420"/>
        <w:rPr>
          <w:del w:id="710" w:author="昌楠" w:date="2024-12-29T22:15:00Z"/>
          <w:color w:val="7030A0"/>
        </w:rPr>
      </w:pPr>
      <w:del w:id="711" w:author="昌楠" w:date="2024-12-29T22:15:00Z">
        <w:r>
          <w:rPr>
            <w:rFonts w:hint="eastAsia"/>
            <w:color w:val="7030A0"/>
          </w:rPr>
          <w:delText>这是一种结合局部加点和全局加点的方法。局部加点主要关注当前模型最小值附近的局部地区，而全局加点则在设计空间中函数变化波动大、非线性程度较强的区域进行自适应采样。这种思路特别适用于复杂且高维的优化问题，因为它允许代理模型在最优解附近区域具有很好的拟合精度，而不必在整个设计空间内都保持很高的拟合精度（或这种方法可以在保持计算效率的同时，提高代理模型的全局优化特性。）。</w:delText>
        </w:r>
      </w:del>
    </w:p>
    <w:p w14:paraId="10BA6723" w14:textId="77777777" w:rsidR="00FA4301" w:rsidRDefault="00BC26C2">
      <w:pPr>
        <w:pStyle w:val="C"/>
        <w:ind w:firstLine="420"/>
        <w:rPr>
          <w:del w:id="712" w:author="昌楠" w:date="2024-12-29T22:15:00Z"/>
        </w:rPr>
      </w:pPr>
      <w:del w:id="713" w:author="昌楠" w:date="2024-12-29T22:15:00Z">
        <w:r>
          <w:rPr>
            <w:rFonts w:hint="eastAsia"/>
          </w:rPr>
          <w:delText xml:space="preserve"> </w:delText>
        </w:r>
        <w:r>
          <w:rPr>
            <w:rFonts w:hint="eastAsia"/>
          </w:rPr>
          <w:delText>然而，</w:delText>
        </w:r>
        <w:r>
          <w:delText>…</w:delText>
        </w:r>
        <w:r>
          <w:rPr>
            <w:rFonts w:hint="eastAsia"/>
          </w:rPr>
          <w:delText>..</w:delText>
        </w:r>
        <w:r>
          <w:rPr>
            <w:rFonts w:hint="eastAsia"/>
          </w:rPr>
          <w:delText>（存在什么问题）</w:delText>
        </w:r>
      </w:del>
    </w:p>
    <w:p w14:paraId="39E14987" w14:textId="77777777" w:rsidR="00FA4301" w:rsidRDefault="00BC26C2">
      <w:pPr>
        <w:spacing w:line="400" w:lineRule="exact"/>
        <w:ind w:firstLineChars="200" w:firstLine="420"/>
        <w:rPr>
          <w:ins w:id="714" w:author="昌楠" w:date="2024-12-29T22:08:00Z"/>
          <w:rFonts w:cs="Times New Roman"/>
        </w:rPr>
      </w:pPr>
      <w:del w:id="715" w:author="吴溜" w:date="2024-11-26T14:30:00Z">
        <w:r>
          <w:rPr>
            <w:rFonts w:hint="eastAsia"/>
          </w:rPr>
          <w:delText>所以，本文提出最劣插值（WI）加点准则</w:delText>
        </w:r>
      </w:del>
      <w:ins w:id="716" w:author="吴溜" w:date="2024-11-26T14:30:00Z">
        <w:r>
          <w:rPr>
            <w:rFonts w:hint="eastAsia"/>
          </w:rPr>
          <w:t>本文提出最劣插值（WI）加点准则</w:t>
        </w:r>
      </w:ins>
      <w:r>
        <w:rPr>
          <w:rFonts w:hint="eastAsia"/>
        </w:rPr>
        <w:t>，</w:t>
      </w:r>
      <w:commentRangeStart w:id="717"/>
      <w:r>
        <w:rPr>
          <w:rFonts w:hint="eastAsia"/>
          <w:highlight w:val="yellow"/>
        </w:rPr>
        <w:t>（</w:t>
      </w:r>
      <w:r>
        <w:rPr>
          <w:rFonts w:hint="eastAsia"/>
          <w:color w:val="7030A0"/>
          <w:highlight w:val="yellow"/>
        </w:rPr>
        <w:t>这段补充一下基本思路</w:t>
      </w:r>
      <w:r>
        <w:rPr>
          <w:rFonts w:hint="eastAsia"/>
          <w:highlight w:val="yellow"/>
        </w:rPr>
        <w:t>）</w:t>
      </w:r>
      <w:commentRangeEnd w:id="717"/>
      <w:r>
        <w:rPr>
          <w:rStyle w:val="afa"/>
        </w:rPr>
        <w:commentReference w:id="717"/>
      </w:r>
      <w:r>
        <w:rPr>
          <w:rFonts w:hint="eastAsia"/>
          <w:strike/>
        </w:rPr>
        <w:t>，</w:t>
      </w:r>
      <w:r>
        <w:rPr>
          <w:strike/>
        </w:rPr>
        <w:t>WI</w:t>
      </w:r>
      <w:r>
        <w:rPr>
          <w:rFonts w:hint="eastAsia"/>
          <w:strike/>
        </w:rPr>
        <w:t>加点准则</w:t>
      </w:r>
      <w:r>
        <w:rPr>
          <w:strike/>
        </w:rPr>
        <w:t>是基于已构建的代理模型，用测试集样本进行测试，</w:t>
      </w:r>
    </w:p>
    <w:p w14:paraId="0DFB8B79" w14:textId="77777777" w:rsidR="00FA4301" w:rsidRDefault="00BC26C2">
      <w:pPr>
        <w:spacing w:line="400" w:lineRule="exact"/>
        <w:ind w:firstLineChars="200" w:firstLine="420"/>
        <w:rPr>
          <w:ins w:id="718" w:author="昌楠" w:date="2024-12-29T22:08:00Z"/>
          <w:rFonts w:cs="Times New Roman"/>
        </w:rPr>
      </w:pPr>
      <w:ins w:id="719" w:author="昌楠" w:date="2024-12-29T22:08:00Z">
        <w:r>
          <w:rPr>
            <w:rFonts w:cs="Times New Roman"/>
          </w:rPr>
          <w:t>为提高Kriging代理模型在全局的预测精度，本文提出了最劣插值准则。与</w:t>
        </w:r>
        <w:proofErr w:type="gramStart"/>
        <w:r>
          <w:rPr>
            <w:rFonts w:cs="Times New Roman"/>
          </w:rPr>
          <w:t>最</w:t>
        </w:r>
        <w:proofErr w:type="gramEnd"/>
        <w:r>
          <w:rPr>
            <w:rFonts w:cs="Times New Roman"/>
          </w:rPr>
          <w:t>优点插值准则相似，</w:t>
        </w:r>
        <w:bookmarkStart w:id="720" w:name="_Hlk99992139"/>
        <w:r>
          <w:rPr>
            <w:rFonts w:cs="Times New Roman"/>
          </w:rPr>
          <w:t>最劣插值（Worst Interpolation, WI）加点准则是基于已构建的代理模型，用测试集样本进行测试，计算样本预测响应值与真实响应值的相对误差，并将</w:t>
        </w:r>
        <w:bookmarkStart w:id="721" w:name="_Hlk99220071"/>
        <w:r>
          <w:rPr>
            <w:rFonts w:cs="Times New Roman"/>
          </w:rPr>
          <w:t>相对误差的最大值所对应的样本点（最劣点）加入训练样本集</w:t>
        </w:r>
        <w:bookmarkEnd w:id="721"/>
        <w:r>
          <w:rPr>
            <w:rFonts w:cs="Times New Roman"/>
          </w:rPr>
          <w:t>的一种加点准则。</w:t>
        </w:r>
      </w:ins>
    </w:p>
    <w:bookmarkEnd w:id="720"/>
    <w:p w14:paraId="0622557C" w14:textId="77777777" w:rsidR="00FA4301" w:rsidRDefault="00BC26C2">
      <w:pPr>
        <w:spacing w:line="400" w:lineRule="exact"/>
        <w:ind w:firstLineChars="200" w:firstLine="420"/>
        <w:rPr>
          <w:ins w:id="722" w:author="昌楠" w:date="2024-12-29T22:08:00Z"/>
          <w:rFonts w:cs="Times New Roman"/>
        </w:rPr>
      </w:pPr>
      <w:ins w:id="723" w:author="昌楠" w:date="2024-12-29T22:08:00Z">
        <w:r>
          <w:rPr>
            <w:rFonts w:cs="Times New Roman"/>
          </w:rPr>
          <w:t>样本预测值与真实值的相对误差的计算公式为：</w:t>
        </w:r>
      </w:ins>
    </w:p>
    <w:p w14:paraId="6E36362F" w14:textId="77777777" w:rsidR="00FA4301" w:rsidRDefault="00BC26C2">
      <w:pPr>
        <w:tabs>
          <w:tab w:val="center" w:pos="4153"/>
          <w:tab w:val="right" w:pos="8306"/>
        </w:tabs>
        <w:spacing w:beforeLines="50" w:before="156" w:afterLines="50" w:after="156" w:line="400" w:lineRule="exact"/>
        <w:rPr>
          <w:ins w:id="724" w:author="昌楠" w:date="2024-12-29T22:08:00Z"/>
          <w:rFonts w:cs="Times New Roman"/>
        </w:rPr>
      </w:pPr>
      <w:ins w:id="725" w:author="昌楠" w:date="2024-12-29T22:08:00Z">
        <w:r>
          <w:rPr>
            <w:rFonts w:cs="Times New Roman"/>
          </w:rPr>
          <w:tab/>
        </w:r>
      </w:ins>
      <m:oMath>
        <m:r>
          <w:ins w:id="726" w:author="昌楠" w:date="2024-12-29T22:08:00Z">
            <w:rPr>
              <w:rFonts w:ascii="Cambria Math" w:hAnsi="Cambria Math" w:cs="Times New Roman"/>
            </w:rPr>
            <m:t>δ</m:t>
          </w:ins>
        </m:r>
        <m:d>
          <m:dPr>
            <m:ctrlPr>
              <w:ins w:id="727" w:author="昌楠" w:date="2024-12-29T22:08:00Z">
                <w:rPr>
                  <w:rFonts w:ascii="Cambria Math" w:hAnsi="Cambria Math" w:cs="Times New Roman"/>
                </w:rPr>
              </w:ins>
            </m:ctrlPr>
          </m:dPr>
          <m:e>
            <m:r>
              <w:ins w:id="728" w:author="昌楠" w:date="2024-12-29T22:08:00Z">
                <w:rPr>
                  <w:rFonts w:ascii="Cambria Math" w:hAnsi="Cambria Math" w:cs="Times New Roman"/>
                </w:rPr>
                <m:t>x</m:t>
              </w:ins>
            </m:r>
          </m:e>
        </m:d>
        <m:r>
          <w:ins w:id="729" w:author="昌楠" w:date="2024-12-29T22:08:00Z">
            <m:rPr>
              <m:sty m:val="p"/>
            </m:rPr>
            <w:rPr>
              <w:rFonts w:ascii="Cambria Math" w:hAnsi="Cambria Math" w:cs="Times New Roman"/>
            </w:rPr>
            <m:t>=</m:t>
          </w:ins>
        </m:r>
        <m:d>
          <m:dPr>
            <m:begChr m:val="|"/>
            <m:endChr m:val="|"/>
            <m:ctrlPr>
              <w:ins w:id="730" w:author="昌楠" w:date="2024-12-29T22:08:00Z">
                <w:rPr>
                  <w:rFonts w:ascii="Cambria Math" w:hAnsi="Cambria Math" w:cs="Times New Roman"/>
                  <w:i/>
                </w:rPr>
              </w:ins>
            </m:ctrlPr>
          </m:dPr>
          <m:e>
            <m:f>
              <m:fPr>
                <m:ctrlPr>
                  <w:ins w:id="731" w:author="昌楠" w:date="2024-12-29T22:08:00Z">
                    <w:rPr>
                      <w:rFonts w:ascii="Cambria Math" w:hAnsi="Cambria Math" w:cs="Times New Roman"/>
                      <w:i/>
                    </w:rPr>
                  </w:ins>
                </m:ctrlPr>
              </m:fPr>
              <m:num>
                <m:r>
                  <w:ins w:id="732" w:author="昌楠" w:date="2024-12-29T22:08:00Z">
                    <w:rPr>
                      <w:rFonts w:ascii="Cambria Math" w:hAnsi="Cambria Math" w:cs="Times New Roman"/>
                    </w:rPr>
                    <m:t>y</m:t>
                  </w:ins>
                </m:r>
                <m:d>
                  <m:dPr>
                    <m:ctrlPr>
                      <w:ins w:id="733" w:author="昌楠" w:date="2024-12-29T22:08:00Z">
                        <w:rPr>
                          <w:rFonts w:ascii="Cambria Math" w:hAnsi="Cambria Math" w:cs="Times New Roman"/>
                          <w:i/>
                        </w:rPr>
                      </w:ins>
                    </m:ctrlPr>
                  </m:dPr>
                  <m:e>
                    <m:r>
                      <w:ins w:id="734" w:author="昌楠" w:date="2024-12-29T22:08:00Z">
                        <w:rPr>
                          <w:rFonts w:ascii="Cambria Math" w:hAnsi="Cambria Math" w:cs="Times New Roman"/>
                        </w:rPr>
                        <m:t>x</m:t>
                      </w:ins>
                    </m:r>
                  </m:e>
                </m:d>
                <m:r>
                  <w:ins w:id="735" w:author="昌楠" w:date="2024-12-29T22:08:00Z">
                    <w:rPr>
                      <w:rFonts w:ascii="Cambria Math" w:hAnsi="Cambria Math" w:cs="Times New Roman"/>
                    </w:rPr>
                    <m:t>-</m:t>
                  </w:ins>
                </m:r>
                <m:acc>
                  <m:accPr>
                    <m:ctrlPr>
                      <w:ins w:id="736" w:author="昌楠" w:date="2024-12-29T22:08:00Z">
                        <w:rPr>
                          <w:rFonts w:ascii="Cambria Math" w:hAnsi="Cambria Math" w:cs="Times New Roman"/>
                          <w:i/>
                        </w:rPr>
                      </w:ins>
                    </m:ctrlPr>
                  </m:accPr>
                  <m:e>
                    <m:r>
                      <w:ins w:id="737" w:author="昌楠" w:date="2024-12-29T22:08:00Z">
                        <w:rPr>
                          <w:rFonts w:ascii="Cambria Math" w:hAnsi="Cambria Math" w:cs="Times New Roman"/>
                        </w:rPr>
                        <m:t>y</m:t>
                      </w:ins>
                    </m:r>
                  </m:e>
                </m:acc>
                <m:d>
                  <m:dPr>
                    <m:ctrlPr>
                      <w:ins w:id="738" w:author="昌楠" w:date="2024-12-29T22:08:00Z">
                        <w:rPr>
                          <w:rFonts w:ascii="Cambria Math" w:hAnsi="Cambria Math" w:cs="Times New Roman"/>
                          <w:i/>
                        </w:rPr>
                      </w:ins>
                    </m:ctrlPr>
                  </m:dPr>
                  <m:e>
                    <m:r>
                      <w:ins w:id="739" w:author="昌楠" w:date="2024-12-29T22:08:00Z">
                        <w:rPr>
                          <w:rFonts w:ascii="Cambria Math" w:hAnsi="Cambria Math" w:cs="Times New Roman"/>
                        </w:rPr>
                        <m:t>x</m:t>
                      </w:ins>
                    </m:r>
                  </m:e>
                </m:d>
              </m:num>
              <m:den>
                <m:r>
                  <w:ins w:id="740" w:author="昌楠" w:date="2024-12-29T22:08:00Z">
                    <w:rPr>
                      <w:rFonts w:ascii="Cambria Math" w:hAnsi="Cambria Math" w:cs="Times New Roman"/>
                    </w:rPr>
                    <m:t>y</m:t>
                  </w:ins>
                </m:r>
                <m:d>
                  <m:dPr>
                    <m:ctrlPr>
                      <w:ins w:id="741" w:author="昌楠" w:date="2024-12-29T22:08:00Z">
                        <w:rPr>
                          <w:rFonts w:ascii="Cambria Math" w:hAnsi="Cambria Math" w:cs="Times New Roman"/>
                          <w:i/>
                        </w:rPr>
                      </w:ins>
                    </m:ctrlPr>
                  </m:dPr>
                  <m:e>
                    <m:r>
                      <w:ins w:id="742" w:author="昌楠" w:date="2024-12-29T22:08:00Z">
                        <w:rPr>
                          <w:rFonts w:ascii="Cambria Math" w:hAnsi="Cambria Math" w:cs="Times New Roman"/>
                        </w:rPr>
                        <m:t>x</m:t>
                      </w:ins>
                    </m:r>
                  </m:e>
                </m:d>
              </m:den>
            </m:f>
          </m:e>
        </m:d>
        <m:r>
          <w:ins w:id="743" w:author="昌楠" w:date="2024-12-29T22:08:00Z">
            <w:rPr>
              <w:rFonts w:ascii="Cambria Math" w:hAnsi="Cambria Math" w:cs="Times New Roman"/>
            </w:rPr>
            <m:t>×100%</m:t>
          </w:ins>
        </m:r>
      </m:oMath>
      <w:ins w:id="744" w:author="昌楠" w:date="2024-12-29T22:08:00Z">
        <w:r>
          <w:rPr>
            <w:rFonts w:cs="Times New Roman"/>
          </w:rPr>
          <w:tab/>
          <w:t>（3-6）</w:t>
        </w:r>
      </w:ins>
    </w:p>
    <w:p w14:paraId="30C9957F" w14:textId="77777777" w:rsidR="00FA4301" w:rsidRDefault="00BC26C2">
      <w:pPr>
        <w:spacing w:line="400" w:lineRule="exact"/>
        <w:ind w:firstLineChars="200" w:firstLine="420"/>
        <w:rPr>
          <w:ins w:id="745" w:author="昌楠" w:date="2024-12-29T22:08:00Z"/>
          <w:rFonts w:cs="Times New Roman"/>
        </w:rPr>
      </w:pPr>
      <w:bookmarkStart w:id="746" w:name="_Hlk99220461"/>
      <w:ins w:id="747" w:author="昌楠" w:date="2024-12-29T22:08:00Z">
        <w:r>
          <w:rPr>
            <w:rFonts w:cs="Times New Roman"/>
          </w:rPr>
          <w:t>基于最劣插值准则的代理模型能够逐步降低测试集样本的相对误差，提高模型在整个设计空间内的预测精度</w:t>
        </w:r>
        <w:bookmarkEnd w:id="746"/>
        <w:r>
          <w:rPr>
            <w:rFonts w:cs="Times New Roman"/>
          </w:rPr>
          <w:t>。</w:t>
        </w:r>
      </w:ins>
    </w:p>
    <w:p w14:paraId="4078FCAF" w14:textId="77777777" w:rsidR="00FA4301" w:rsidRDefault="00BC26C2">
      <w:pPr>
        <w:spacing w:line="400" w:lineRule="exact"/>
        <w:ind w:firstLineChars="200" w:firstLine="420"/>
        <w:rPr>
          <w:ins w:id="748" w:author="昌楠" w:date="2024-12-29T22:08:00Z"/>
          <w:rFonts w:cs="Times New Roman"/>
        </w:rPr>
      </w:pPr>
      <w:ins w:id="749" w:author="昌楠" w:date="2024-12-29T22:08:00Z">
        <w:r>
          <w:rPr>
            <w:rFonts w:cs="Times New Roman"/>
          </w:rPr>
          <w:t>WI加点准则以相对误差的最大值</w:t>
        </w:r>
      </w:ins>
      <m:oMath>
        <m:r>
          <w:ins w:id="750" w:author="昌楠" w:date="2024-12-29T22:08:00Z">
            <m:rPr>
              <m:sty m:val="p"/>
            </m:rPr>
            <w:rPr>
              <w:rFonts w:ascii="Cambria Math" w:hAnsi="Cambria Math" w:cs="Times New Roman"/>
            </w:rPr>
            <m:t>max</m:t>
          </w:ins>
        </m:r>
        <m:d>
          <m:dPr>
            <m:ctrlPr>
              <w:ins w:id="751" w:author="昌楠" w:date="2024-12-29T22:08:00Z">
                <w:rPr>
                  <w:rFonts w:ascii="Cambria Math" w:hAnsi="Cambria Math" w:cs="Times New Roman"/>
                  <w:i/>
                </w:rPr>
              </w:ins>
            </m:ctrlPr>
          </m:dPr>
          <m:e>
            <m:r>
              <w:ins w:id="752" w:author="昌楠" w:date="2024-12-29T22:08:00Z">
                <w:rPr>
                  <w:rFonts w:ascii="Cambria Math" w:hAnsi="Cambria Math" w:cs="Times New Roman"/>
                </w:rPr>
                <m:t>δ</m:t>
              </w:ins>
            </m:r>
            <m:d>
              <m:dPr>
                <m:ctrlPr>
                  <w:ins w:id="753" w:author="昌楠" w:date="2024-12-29T22:08:00Z">
                    <w:rPr>
                      <w:rFonts w:ascii="Cambria Math" w:hAnsi="Cambria Math" w:cs="Times New Roman"/>
                    </w:rPr>
                  </w:ins>
                </m:ctrlPr>
              </m:dPr>
              <m:e>
                <m:r>
                  <w:ins w:id="754" w:author="昌楠" w:date="2024-12-29T22:08:00Z">
                    <w:rPr>
                      <w:rFonts w:ascii="Cambria Math" w:hAnsi="Cambria Math" w:cs="Times New Roman"/>
                    </w:rPr>
                    <m:t>x</m:t>
                  </w:ins>
                </m:r>
              </m:e>
            </m:d>
          </m:e>
        </m:d>
      </m:oMath>
      <w:ins w:id="755" w:author="昌楠" w:date="2024-12-29T22:08:00Z">
        <w:r>
          <w:rPr>
            <w:rFonts w:cs="Times New Roman"/>
          </w:rPr>
          <w:t>小于极小值</w:t>
        </w:r>
      </w:ins>
      <m:oMath>
        <m:r>
          <w:ins w:id="756" w:author="昌楠" w:date="2024-12-29T22:08:00Z">
            <w:rPr>
              <w:rFonts w:ascii="Cambria Math" w:hAnsi="Cambria Math" w:cs="Times New Roman"/>
            </w:rPr>
            <m:t>ε</m:t>
          </w:ins>
        </m:r>
      </m:oMath>
      <w:ins w:id="757" w:author="昌楠" w:date="2024-12-29T22:08:00Z">
        <w:r>
          <w:rPr>
            <w:rFonts w:cs="Times New Roman"/>
          </w:rPr>
          <w:t>作为模型优化的终止条件，即：</w:t>
        </w:r>
      </w:ins>
    </w:p>
    <w:p w14:paraId="7C828D5A" w14:textId="77777777" w:rsidR="00FA4301" w:rsidRDefault="00BC26C2">
      <w:pPr>
        <w:tabs>
          <w:tab w:val="center" w:pos="4153"/>
          <w:tab w:val="right" w:pos="8306"/>
        </w:tabs>
        <w:spacing w:line="400" w:lineRule="exact"/>
        <w:rPr>
          <w:ins w:id="758" w:author="昌楠" w:date="2024-12-29T22:08:00Z"/>
          <w:rFonts w:cs="Times New Roman"/>
        </w:rPr>
      </w:pPr>
      <w:ins w:id="759" w:author="昌楠" w:date="2024-12-29T22:08:00Z">
        <w:r>
          <w:rPr>
            <w:rFonts w:cs="Times New Roman"/>
          </w:rPr>
          <w:tab/>
        </w:r>
      </w:ins>
      <m:oMath>
        <m:r>
          <w:ins w:id="760" w:author="昌楠" w:date="2024-12-29T22:08:00Z">
            <m:rPr>
              <m:sty m:val="p"/>
            </m:rPr>
            <w:rPr>
              <w:rFonts w:ascii="Cambria Math" w:hAnsi="Cambria Math" w:cs="Times New Roman"/>
            </w:rPr>
            <m:t>max</m:t>
          </w:ins>
        </m:r>
        <m:d>
          <m:dPr>
            <m:ctrlPr>
              <w:ins w:id="761" w:author="昌楠" w:date="2024-12-29T22:08:00Z">
                <w:rPr>
                  <w:rFonts w:ascii="Cambria Math" w:hAnsi="Cambria Math" w:cs="Times New Roman"/>
                </w:rPr>
              </w:ins>
            </m:ctrlPr>
          </m:dPr>
          <m:e>
            <m:r>
              <w:ins w:id="762" w:author="昌楠" w:date="2024-12-29T22:08:00Z">
                <w:rPr>
                  <w:rFonts w:ascii="Cambria Math" w:hAnsi="Cambria Math" w:cs="Times New Roman"/>
                </w:rPr>
                <m:t>δ</m:t>
              </w:ins>
            </m:r>
            <m:d>
              <m:dPr>
                <m:ctrlPr>
                  <w:ins w:id="763" w:author="昌楠" w:date="2024-12-29T22:08:00Z">
                    <w:rPr>
                      <w:rFonts w:ascii="Cambria Math" w:hAnsi="Cambria Math" w:cs="Times New Roman"/>
                    </w:rPr>
                  </w:ins>
                </m:ctrlPr>
              </m:dPr>
              <m:e>
                <m:r>
                  <w:ins w:id="764" w:author="昌楠" w:date="2024-12-29T22:08:00Z">
                    <w:rPr>
                      <w:rFonts w:ascii="Cambria Math" w:hAnsi="Cambria Math" w:cs="Times New Roman"/>
                    </w:rPr>
                    <m:t>x</m:t>
                  </w:ins>
                </m:r>
              </m:e>
            </m:d>
          </m:e>
        </m:d>
        <m:r>
          <w:ins w:id="765" w:author="昌楠" w:date="2024-12-29T22:08:00Z">
            <m:rPr>
              <m:sty m:val="p"/>
            </m:rPr>
            <w:rPr>
              <w:rFonts w:ascii="Cambria Math" w:hAnsi="Cambria Math" w:cs="Times New Roman"/>
            </w:rPr>
            <m:t>&lt;</m:t>
          </w:ins>
        </m:r>
        <m:r>
          <w:ins w:id="766" w:author="昌楠" w:date="2024-12-29T22:08:00Z">
            <w:rPr>
              <w:rFonts w:ascii="Cambria Math" w:hAnsi="Cambria Math" w:cs="Times New Roman"/>
            </w:rPr>
            <m:t>ε</m:t>
          </w:ins>
        </m:r>
      </m:oMath>
      <w:ins w:id="767" w:author="昌楠" w:date="2024-12-29T22:08:00Z">
        <w:r>
          <w:rPr>
            <w:rFonts w:cs="Times New Roman"/>
          </w:rPr>
          <w:tab/>
          <w:t>（3-7）</w:t>
        </w:r>
      </w:ins>
    </w:p>
    <w:p w14:paraId="5A1355FF" w14:textId="77777777" w:rsidR="00FA4301" w:rsidRDefault="00BC26C2">
      <w:pPr>
        <w:pStyle w:val="C"/>
        <w:ind w:firstLine="420"/>
        <w:rPr>
          <w:del w:id="768" w:author="昌楠" w:date="2024-12-29T22:08:00Z"/>
        </w:rPr>
      </w:pPr>
      <w:del w:id="769" w:author="昌楠" w:date="2024-12-29T22:08:00Z">
        <w:r>
          <w:delText>计算样本预测响应值与真实响应值的相对误差，将相对误差的最大值所对应的样本点加入训练样本集</w:delText>
        </w:r>
        <w:r>
          <w:rPr>
            <w:rFonts w:hint="eastAsia"/>
          </w:rPr>
          <w:delText>。</w:delText>
        </w:r>
      </w:del>
    </w:p>
    <w:p w14:paraId="32D6FEE4" w14:textId="77777777" w:rsidR="00FA4301" w:rsidRDefault="00BC26C2">
      <w:pPr>
        <w:pStyle w:val="C"/>
        <w:ind w:firstLine="420"/>
        <w:rPr>
          <w:del w:id="770" w:author="昌楠" w:date="2024-12-29T22:08:00Z"/>
        </w:rPr>
      </w:pPr>
      <w:del w:id="771" w:author="昌楠" w:date="2024-12-29T22:08:00Z">
        <w:r>
          <w:delText>样本预测值与真实值的相对误差的计算公式为：</w:delText>
        </w:r>
      </w:del>
    </w:p>
    <w:p w14:paraId="7CFD2FD7" w14:textId="77777777" w:rsidR="00FA4301" w:rsidRDefault="00BC26C2">
      <w:pPr>
        <w:pStyle w:val="C"/>
        <w:ind w:firstLine="420"/>
        <w:rPr>
          <w:del w:id="772" w:author="昌楠" w:date="2024-12-29T22:08:00Z"/>
        </w:rPr>
      </w:pPr>
      <w:del w:id="773" w:author="昌楠" w:date="2024-12-29T22:08:00Z">
        <w:r>
          <w:tab/>
        </w:r>
        <w:r>
          <w:object w:dxaOrig="2484" w:dyaOrig="696" w14:anchorId="5F86F7A0">
            <v:shape id="_x0000_i1099" type="#_x0000_t75" style="width:124.45pt;height:34.8pt" o:ole="">
              <v:imagedata r:id="rId157" o:title=""/>
            </v:shape>
            <o:OLEObject Type="Embed" ProgID="Equation.DSMT4" ShapeID="_x0000_i1099" DrawAspect="Content" ObjectID="_1817499884" r:id="rId158"/>
          </w:object>
        </w:r>
        <w:r>
          <w:tab/>
        </w:r>
        <w:r>
          <w:delText>（</w:delText>
        </w:r>
        <w:r>
          <w:delText>3-1</w:delText>
        </w:r>
        <w:r>
          <w:delText>）</w:delText>
        </w:r>
      </w:del>
    </w:p>
    <w:p w14:paraId="18214218" w14:textId="77777777" w:rsidR="00FA4301" w:rsidRDefault="00BC26C2">
      <w:pPr>
        <w:pStyle w:val="C"/>
        <w:ind w:firstLine="420"/>
        <w:rPr>
          <w:del w:id="774" w:author="昌楠" w:date="2024-12-29T22:08:00Z"/>
        </w:rPr>
      </w:pPr>
      <w:del w:id="775" w:author="昌楠" w:date="2024-12-29T22:08:00Z">
        <w:r>
          <w:delText>WI</w:delText>
        </w:r>
        <w:r>
          <w:delText>加点准则以相对误差的最大值</w:delText>
        </w:r>
        <w:r>
          <w:rPr>
            <w:position w:val="-10"/>
          </w:rPr>
          <w:object w:dxaOrig="1116" w:dyaOrig="324" w14:anchorId="018C6A60">
            <v:shape id="_x0000_i1100" type="#_x0000_t75" style="width:55.55pt;height:16.45pt" o:ole="">
              <v:imagedata r:id="rId159" o:title=""/>
            </v:shape>
            <o:OLEObject Type="Embed" ProgID="Equation.DSMT4" ShapeID="_x0000_i1100" DrawAspect="Content" ObjectID="_1817499885" r:id="rId160"/>
          </w:object>
        </w:r>
        <w:r>
          <w:delText>小于极小值</w:delText>
        </w:r>
        <w:r>
          <w:rPr>
            <w:position w:val="-6"/>
          </w:rPr>
          <w:object w:dxaOrig="204" w:dyaOrig="204" w14:anchorId="5FF6294B">
            <v:shape id="_x0000_i1101" type="#_x0000_t75" style="width:10.35pt;height:10.35pt" o:ole="">
              <v:imagedata r:id="rId161" o:title=""/>
            </v:shape>
            <o:OLEObject Type="Embed" ProgID="Equation.DSMT4" ShapeID="_x0000_i1101" DrawAspect="Content" ObjectID="_1817499886" r:id="rId162"/>
          </w:object>
        </w:r>
        <w:r>
          <w:delText>作为模型优化的终止条</w:delText>
        </w:r>
        <w:r>
          <w:lastRenderedPageBreak/>
          <w:delText>件，即：</w:delText>
        </w:r>
      </w:del>
    </w:p>
    <w:p w14:paraId="4EF15747" w14:textId="77777777" w:rsidR="00FA4301" w:rsidRDefault="00BC26C2">
      <w:pPr>
        <w:pStyle w:val="C"/>
        <w:ind w:firstLine="420"/>
        <w:rPr>
          <w:del w:id="776" w:author="昌楠" w:date="2024-12-29T22:08:00Z"/>
        </w:rPr>
      </w:pPr>
      <w:del w:id="777" w:author="昌楠" w:date="2024-12-29T22:08:00Z">
        <w:r>
          <w:tab/>
        </w:r>
        <w:r>
          <w:object w:dxaOrig="1344" w:dyaOrig="300" w14:anchorId="5A335C99">
            <v:shape id="_x0000_i1102" type="#_x0000_t75" style="width:67.1pt;height:15.25pt" o:ole="">
              <v:imagedata r:id="rId163" o:title=""/>
            </v:shape>
            <o:OLEObject Type="Embed" ProgID="Equation.DSMT4" ShapeID="_x0000_i1102" DrawAspect="Content" ObjectID="_1817499887" r:id="rId164"/>
          </w:object>
        </w:r>
        <w:r>
          <w:tab/>
        </w:r>
        <w:r>
          <w:delText>（</w:delText>
        </w:r>
        <w:r>
          <w:delText>3-2</w:delText>
        </w:r>
        <w:r>
          <w:delText>）</w:delText>
        </w:r>
      </w:del>
    </w:p>
    <w:p w14:paraId="2350DBF9" w14:textId="77777777" w:rsidR="00FA4301" w:rsidRDefault="00BC26C2">
      <w:pPr>
        <w:pStyle w:val="C"/>
        <w:ind w:firstLine="420"/>
        <w:rPr>
          <w:del w:id="778" w:author="昌楠" w:date="2024-12-29T22:00:00Z"/>
        </w:rPr>
      </w:pPr>
      <w:del w:id="779" w:author="昌楠" w:date="2024-12-29T22:00:00Z">
        <w:r>
          <w:rPr>
            <w:rFonts w:hint="eastAsia"/>
          </w:rPr>
          <w:delText>组合多种加点准则组合使用，形成混合多点加点准则。</w:delText>
        </w:r>
        <w:r>
          <w:delText>最优点插值（</w:delText>
        </w:r>
        <w:r>
          <w:delText>OI</w:delText>
        </w:r>
        <w:r>
          <w:delText>）加点准则是</w:delText>
        </w:r>
      </w:del>
    </w:p>
    <w:p w14:paraId="021BE335" w14:textId="77777777" w:rsidR="00FA4301" w:rsidRDefault="00BC26C2">
      <w:pPr>
        <w:pStyle w:val="C"/>
        <w:ind w:firstLine="420"/>
        <w:rPr>
          <w:del w:id="780" w:author="昌楠" w:date="2024-12-29T22:00:00Z"/>
          <w:rFonts w:ascii="宋体" w:hAnsi="宋体"/>
          <w:sz w:val="24"/>
          <w:szCs w:val="24"/>
        </w:rPr>
      </w:pPr>
      <w:del w:id="781" w:author="昌楠" w:date="2024-12-29T22:00:00Z">
        <w:r>
          <w:delText>基于已构建的代理模型，预测出最优值，并将该最优值所对应的最优点加入训练样本集的一种加点准则</w:delText>
        </w:r>
        <w:r>
          <w:rPr>
            <w:rFonts w:hint="eastAsia"/>
          </w:rPr>
          <w:delText>。</w:delText>
        </w:r>
        <w:r>
          <w:rPr>
            <w:rFonts w:ascii="宋体" w:hAnsi="宋体"/>
          </w:rPr>
          <w:delText>最大化期望提高（</w:delText>
        </w:r>
        <w:r>
          <w:delText>EI</w:delText>
        </w:r>
        <w:r>
          <w:rPr>
            <w:rFonts w:ascii="宋体" w:hAnsi="宋体"/>
          </w:rPr>
          <w:delText>）加点准则</w:delText>
        </w:r>
        <w:r>
          <w:rPr>
            <w:rFonts w:ascii="宋体" w:hAnsi="宋体" w:hint="eastAsia"/>
          </w:rPr>
          <w:delText>是同时考虑</w:delText>
        </w:r>
        <w:r>
          <w:rPr>
            <w:rFonts w:ascii="宋体" w:hAnsi="宋体"/>
          </w:rPr>
          <w:delText>预测响应值和预测方差</w:delText>
        </w:r>
        <w:r>
          <w:rPr>
            <w:rFonts w:ascii="宋体" w:hAnsi="宋体" w:hint="eastAsia"/>
          </w:rPr>
          <w:delText>的加点准则。</w:delText>
        </w:r>
        <w:r>
          <w:delText>在代理模型的更新前期，采用</w:delText>
        </w:r>
        <w:r>
          <w:delText>OI</w:delText>
        </w:r>
        <w:r>
          <w:delText>加点准则和</w:delText>
        </w:r>
        <w:r>
          <w:delText>WI</w:delText>
        </w:r>
        <w:r>
          <w:delText>加点准则同时进行加点，以提高代理模型的全局预测能力；在更新后期，采用</w:delText>
        </w:r>
        <w:r>
          <w:delText>EI</w:delText>
        </w:r>
        <w:r>
          <w:delText>加点准则进行加点，每次</w:delText>
        </w:r>
        <w:r>
          <w:rPr>
            <w:rFonts w:hint="eastAsia"/>
          </w:rPr>
          <w:delText>将</w:delText>
        </w:r>
        <w:r>
          <w:delText>期望</w:delText>
        </w:r>
        <w:r>
          <w:rPr>
            <w:rFonts w:hint="eastAsia"/>
          </w:rPr>
          <w:delText>值</w:delText>
        </w:r>
        <w:r>
          <w:delText>最大的前</w:delText>
        </w:r>
        <w:r>
          <w:object w:dxaOrig="180" w:dyaOrig="204" w14:anchorId="3D680F3B">
            <v:shape id="_x0000_i1103" type="#_x0000_t75" style="width:9.15pt;height:10.35pt" o:ole="">
              <v:imagedata r:id="rId165" o:title=""/>
            </v:shape>
            <o:OLEObject Type="Embed" ProgID="Equation.DSMT4" ShapeID="_x0000_i1103" DrawAspect="Content" ObjectID="_1817499888" r:id="rId166"/>
          </w:object>
        </w:r>
        <w:r>
          <w:delText>个样本点加入训练样本集中，达到优化终止条件后停止加点</w:delText>
        </w:r>
        <w:r>
          <w:rPr>
            <w:rFonts w:hint="eastAsia"/>
          </w:rPr>
          <w:delText>。</w:delText>
        </w:r>
      </w:del>
    </w:p>
    <w:p w14:paraId="1D0C8BA7" w14:textId="77777777" w:rsidR="00FA4301" w:rsidRDefault="00FA4301"/>
    <w:p w14:paraId="3F37101A" w14:textId="77777777" w:rsidR="00FA4301" w:rsidRDefault="00BC26C2">
      <w:pPr>
        <w:pStyle w:val="3"/>
      </w:pPr>
      <w:ins w:id="782" w:author="吴溜" w:date="2024-12-22T22:31:00Z">
        <w:r>
          <w:rPr>
            <w:rFonts w:hint="eastAsia"/>
          </w:rPr>
          <w:t>混合多点加点准则</w:t>
        </w:r>
      </w:ins>
      <w:del w:id="783" w:author="吴溜" w:date="2024-12-22T22:31:00Z">
        <w:r>
          <w:rPr>
            <w:rFonts w:hint="eastAsia"/>
          </w:rPr>
          <w:delText>混和方法或过程</w:delText>
        </w:r>
      </w:del>
    </w:p>
    <w:p w14:paraId="0BBAFBDD" w14:textId="77777777" w:rsidR="00FA4301" w:rsidRDefault="00BC26C2">
      <w:pPr>
        <w:pStyle w:val="C"/>
        <w:ind w:firstLine="420"/>
        <w:rPr>
          <w:ins w:id="784" w:author="昌楠" w:date="2024-12-29T22:51:00Z"/>
        </w:rPr>
      </w:pPr>
      <w:del w:id="785" w:author="昌楠" w:date="2024-12-29T22:05:00Z">
        <w:r>
          <w:rPr>
            <w:rFonts w:hint="eastAsia"/>
          </w:rPr>
          <w:delText>参考下图补充或修改：</w:delText>
        </w:r>
      </w:del>
      <w:commentRangeStart w:id="786"/>
      <w:ins w:id="787" w:author="昌楠" w:date="2024-12-29T22:49:00Z">
        <w:r>
          <w:rPr>
            <w:rFonts w:hint="eastAsia"/>
          </w:rPr>
          <w:t>李正良</w:t>
        </w:r>
        <w:r>
          <w:rPr>
            <w:rFonts w:hint="eastAsia"/>
          </w:rPr>
          <w:t>[</w:t>
        </w:r>
        <w:r>
          <w:t>1]</w:t>
        </w:r>
        <w:commentRangeEnd w:id="786"/>
        <w:r>
          <w:rPr>
            <w:rStyle w:val="afa"/>
            <w:rFonts w:asciiTheme="minorHAnsi" w:eastAsiaTheme="minorEastAsia" w:hAnsiTheme="minorHAnsi"/>
          </w:rPr>
          <w:commentReference w:id="786"/>
        </w:r>
        <w:r>
          <w:rPr>
            <w:rFonts w:hint="eastAsia"/>
          </w:rPr>
          <w:t>将循环加点的过程中，使用当前最小值邻域以及在设计空间中使用</w:t>
        </w:r>
        <w:r>
          <w:rPr>
            <w:rFonts w:hint="eastAsia"/>
          </w:rPr>
          <w:t>k</w:t>
        </w:r>
        <w:r>
          <w:t>-</w:t>
        </w:r>
        <w:proofErr w:type="spellStart"/>
        <w:r>
          <w:t>flod</w:t>
        </w:r>
        <w:proofErr w:type="spellEnd"/>
        <w:r>
          <w:rPr>
            <w:rFonts w:hint="eastAsia"/>
          </w:rPr>
          <w:t>交叉验证误差最大的多边形区域内寻找新的样本点，使用了并行加点的思路，同时进行局部优化和全局优化。</w:t>
        </w:r>
      </w:ins>
    </w:p>
    <w:p w14:paraId="28FC082D" w14:textId="77777777" w:rsidR="00FA4301" w:rsidRPr="00FA4301" w:rsidRDefault="00BC26C2">
      <w:pPr>
        <w:pStyle w:val="C"/>
        <w:ind w:firstLine="420"/>
        <w:rPr>
          <w:rFonts w:ascii="宋体" w:hAnsi="宋体"/>
          <w:sz w:val="24"/>
          <w:szCs w:val="24"/>
          <w:rPrChange w:id="788" w:author="昌楠" w:date="2024-12-29T22:49:00Z">
            <w:rPr/>
          </w:rPrChange>
        </w:rPr>
      </w:pPr>
      <w:ins w:id="789" w:author="昌楠" w:date="2024-12-29T22:49:00Z">
        <w:r>
          <w:rPr>
            <w:rFonts w:hint="eastAsia"/>
          </w:rPr>
          <w:t>但这种并行混合的加点准则在高维的选线问题上</w:t>
        </w:r>
        <w:r>
          <w:t>难以表达，</w:t>
        </w:r>
        <w:r>
          <w:rPr>
            <w:rFonts w:hint="eastAsia"/>
          </w:rPr>
          <w:t>需要</w:t>
        </w:r>
        <w:r>
          <w:t>实际操作中采用大量随机点来近似</w:t>
        </w:r>
        <w:r>
          <w:t xml:space="preserve"> </w:t>
        </w:r>
        <w:r>
          <w:t>描述多边形的形状</w:t>
        </w:r>
        <w:r>
          <w:rPr>
            <w:rFonts w:hint="eastAsia"/>
          </w:rPr>
          <w:t>。因此我们选择基于测试</w:t>
        </w:r>
        <w:proofErr w:type="gramStart"/>
        <w:r>
          <w:rPr>
            <w:rFonts w:hint="eastAsia"/>
          </w:rPr>
          <w:t>集计算</w:t>
        </w:r>
        <w:proofErr w:type="gramEnd"/>
        <w:r>
          <w:rPr>
            <w:rFonts w:hint="eastAsia"/>
          </w:rPr>
          <w:t>的响应值误差最大的样本点进</w:t>
        </w:r>
        <w:r>
          <w:rPr>
            <w:rFonts w:ascii="宋体" w:hAnsi="宋体" w:hint="eastAsia"/>
            <w:rPrChange w:id="790" w:author="昌楠" w:date="2024-12-29T22:50:00Z">
              <w:rPr>
                <w:rFonts w:hint="eastAsia"/>
              </w:rPr>
            </w:rPrChange>
          </w:rPr>
          <w:t>行加点，并且</w:t>
        </w:r>
        <w:r>
          <w:rPr>
            <w:rFonts w:ascii="宋体" w:hAnsi="宋体" w:hint="eastAsia"/>
            <w:rPrChange w:id="791" w:author="昌楠" w:date="2024-12-29T22:50:00Z">
              <w:rPr>
                <w:rFonts w:ascii="宋体" w:hAnsi="宋体" w:hint="eastAsia"/>
                <w:sz w:val="24"/>
                <w:szCs w:val="24"/>
              </w:rPr>
            </w:rPrChange>
          </w:rPr>
          <w:t>并不采用</w:t>
        </w:r>
      </w:ins>
      <w:ins w:id="792" w:author="昌楠" w:date="2024-12-29T22:50:00Z">
        <w:r>
          <w:rPr>
            <w:rFonts w:ascii="宋体" w:hAnsi="宋体" w:hint="eastAsia"/>
            <w:rPrChange w:id="793" w:author="昌楠" w:date="2024-12-29T22:50:00Z">
              <w:rPr>
                <w:rFonts w:ascii="宋体" w:hAnsi="宋体" w:hint="eastAsia"/>
                <w:sz w:val="24"/>
                <w:szCs w:val="24"/>
              </w:rPr>
            </w:rPrChange>
          </w:rPr>
          <w:t>并行加点方式，而是</w:t>
        </w:r>
      </w:ins>
      <w:ins w:id="794" w:author="昌楠" w:date="2024-12-29T22:00:00Z">
        <w:r>
          <w:rPr>
            <w:rFonts w:ascii="宋体" w:hAnsi="宋体" w:hint="eastAsia"/>
            <w:rPrChange w:id="795" w:author="昌楠" w:date="2024-12-29T22:50:00Z">
              <w:rPr>
                <w:rFonts w:hint="eastAsia"/>
              </w:rPr>
            </w:rPrChange>
          </w:rPr>
          <w:t>组合多种加点准则组合使用，形成混合多点加点准则。最优点插值（</w:t>
        </w:r>
        <w:r>
          <w:rPr>
            <w:rFonts w:ascii="宋体" w:hAnsi="宋体"/>
            <w:rPrChange w:id="796" w:author="昌楠" w:date="2024-12-29T22:50:00Z">
              <w:rPr/>
            </w:rPrChange>
          </w:rPr>
          <w:t>OI</w:t>
        </w:r>
        <w:r>
          <w:rPr>
            <w:rFonts w:ascii="宋体" w:hAnsi="宋体" w:hint="eastAsia"/>
            <w:rPrChange w:id="797" w:author="昌楠" w:date="2024-12-29T22:50:00Z">
              <w:rPr>
                <w:rFonts w:hint="eastAsia"/>
              </w:rPr>
            </w:rPrChange>
          </w:rPr>
          <w:t>）加点准则是基于已构建的代理模型，预测出最优值，并将该最优值所对应的</w:t>
        </w:r>
        <w:proofErr w:type="gramStart"/>
        <w:r>
          <w:rPr>
            <w:rFonts w:ascii="宋体" w:hAnsi="宋体" w:hint="eastAsia"/>
            <w:rPrChange w:id="798" w:author="昌楠" w:date="2024-12-29T22:50:00Z">
              <w:rPr>
                <w:rFonts w:hint="eastAsia"/>
              </w:rPr>
            </w:rPrChange>
          </w:rPr>
          <w:t>最</w:t>
        </w:r>
        <w:proofErr w:type="gramEnd"/>
        <w:r>
          <w:rPr>
            <w:rFonts w:ascii="宋体" w:hAnsi="宋体" w:hint="eastAsia"/>
            <w:rPrChange w:id="799" w:author="昌楠" w:date="2024-12-29T22:50:00Z">
              <w:rPr>
                <w:rFonts w:hint="eastAsia"/>
              </w:rPr>
            </w:rPrChange>
          </w:rPr>
          <w:t>优点加入训</w:t>
        </w:r>
        <w:r>
          <w:t>练样本集的一种加点准则</w:t>
        </w:r>
        <w:r>
          <w:rPr>
            <w:rFonts w:hint="eastAsia"/>
          </w:rPr>
          <w:t>。</w:t>
        </w:r>
        <w:r>
          <w:rPr>
            <w:rFonts w:ascii="宋体" w:hAnsi="宋体"/>
          </w:rPr>
          <w:t>最大化期望提高（</w:t>
        </w:r>
        <w:r>
          <w:t>EI</w:t>
        </w:r>
        <w:r>
          <w:rPr>
            <w:rFonts w:ascii="宋体" w:hAnsi="宋体"/>
          </w:rPr>
          <w:t>）加点准则</w:t>
        </w:r>
        <w:r>
          <w:rPr>
            <w:rFonts w:ascii="宋体" w:hAnsi="宋体" w:hint="eastAsia"/>
          </w:rPr>
          <w:t>是同时考虑</w:t>
        </w:r>
        <w:r>
          <w:rPr>
            <w:rFonts w:ascii="宋体" w:hAnsi="宋体"/>
          </w:rPr>
          <w:t>预测响应值和预测方差</w:t>
        </w:r>
        <w:r>
          <w:rPr>
            <w:rFonts w:ascii="宋体" w:hAnsi="宋体" w:hint="eastAsia"/>
          </w:rPr>
          <w:t>的加点准则。</w:t>
        </w:r>
        <w:commentRangeStart w:id="800"/>
        <w:r>
          <w:t>在代理模型的更新前期，采用</w:t>
        </w:r>
        <w:r>
          <w:t>OI</w:t>
        </w:r>
        <w:r>
          <w:t>加点准则和</w:t>
        </w:r>
        <w:r>
          <w:t>WI</w:t>
        </w:r>
        <w:r>
          <w:t>加点准则同时进行加点，以提高代理模型的全局预测能力；在更新后期，采用</w:t>
        </w:r>
        <w:r>
          <w:t>EI</w:t>
        </w:r>
        <w:r>
          <w:t>加点准则进行加点，每次</w:t>
        </w:r>
        <w:r>
          <w:rPr>
            <w:rFonts w:hint="eastAsia"/>
          </w:rPr>
          <w:t>将</w:t>
        </w:r>
        <w:r>
          <w:t>期望</w:t>
        </w:r>
        <w:r>
          <w:rPr>
            <w:rFonts w:hint="eastAsia"/>
          </w:rPr>
          <w:t>值</w:t>
        </w:r>
        <w:r>
          <w:t>最大的前</w:t>
        </w:r>
      </w:ins>
      <w:ins w:id="801" w:author="昌楠" w:date="2024-12-29T22:00:00Z">
        <w:r>
          <w:object w:dxaOrig="180" w:dyaOrig="204" w14:anchorId="46E3E490">
            <v:shape id="_x0000_i1104" type="#_x0000_t75" style="width:9.15pt;height:10.35pt" o:ole="">
              <v:imagedata r:id="rId165" o:title=""/>
            </v:shape>
            <o:OLEObject Type="Embed" ProgID="Equation.DSMT4" ShapeID="_x0000_i1104" DrawAspect="Content" ObjectID="_1817499889" r:id="rId167"/>
          </w:object>
        </w:r>
      </w:ins>
      <w:proofErr w:type="gramStart"/>
      <w:ins w:id="802" w:author="昌楠" w:date="2024-12-29T22:00:00Z">
        <w:r>
          <w:t>个</w:t>
        </w:r>
        <w:proofErr w:type="gramEnd"/>
        <w:r>
          <w:t>样本点加入训练样本集中，达到优化终止条件后停止加点</w:t>
        </w:r>
        <w:r>
          <w:rPr>
            <w:rFonts w:hint="eastAsia"/>
          </w:rPr>
          <w:t>。</w:t>
        </w:r>
      </w:ins>
      <w:commentRangeEnd w:id="800"/>
      <w:r>
        <w:commentReference w:id="800"/>
      </w:r>
    </w:p>
    <w:p w14:paraId="67D26177" w14:textId="77777777" w:rsidR="00FA4301" w:rsidRDefault="00BC26C2">
      <w:pPr>
        <w:pStyle w:val="C"/>
        <w:ind w:firstLine="420"/>
        <w:rPr>
          <w:ins w:id="803" w:author="昌楠" w:date="2024-12-29T22:00:00Z"/>
          <w:del w:id="804" w:author="昌楠" w:date="2024-12-29T22:49:00Z"/>
          <w:rFonts w:ascii="宋体" w:hAnsi="宋体"/>
          <w:sz w:val="24"/>
          <w:szCs w:val="24"/>
        </w:rPr>
      </w:pPr>
      <w:del w:id="805" w:author="昌楠" w:date="2024-12-29T22:49:00Z">
        <w:r>
          <w:rPr>
            <w:rFonts w:hint="eastAsia"/>
          </w:rPr>
          <w:delText xml:space="preserve"> </w:delText>
        </w:r>
      </w:del>
    </w:p>
    <w:p w14:paraId="1DB8658C" w14:textId="77777777" w:rsidR="00FA4301" w:rsidRDefault="00BC26C2">
      <w:pPr>
        <w:pStyle w:val="afd"/>
        <w:spacing w:before="312"/>
        <w:rPr>
          <w:ins w:id="806" w:author="昌楠" w:date="2024-12-29T22:02:00Z"/>
        </w:rPr>
      </w:pPr>
      <w:r>
        <w:rPr>
          <w:rFonts w:cs="Times New Roman"/>
          <w:noProof/>
        </w:rPr>
        <w:lastRenderedPageBreak/>
        <w:drawing>
          <wp:anchor distT="0" distB="0" distL="0" distR="0" simplePos="0" relativeHeight="251661312" behindDoc="0" locked="0" layoutInCell="1" allowOverlap="1" wp14:anchorId="626948BE" wp14:editId="7C189A07">
            <wp:simplePos x="0" y="0"/>
            <wp:positionH relativeFrom="column">
              <wp:posOffset>1176655</wp:posOffset>
            </wp:positionH>
            <wp:positionV relativeFrom="paragraph">
              <wp:posOffset>0</wp:posOffset>
            </wp:positionV>
            <wp:extent cx="2810510" cy="2870200"/>
            <wp:effectExtent l="0" t="0" r="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2810510" cy="2870200"/>
                    </a:xfrm>
                    <a:prstGeom prst="rect">
                      <a:avLst/>
                    </a:prstGeom>
                  </pic:spPr>
                </pic:pic>
              </a:graphicData>
            </a:graphic>
          </wp:anchor>
        </w:drawing>
      </w:r>
      <w:ins w:id="807" w:author="昌楠" w:date="2024-12-29T22:02:00Z">
        <w:r>
          <w:rPr>
            <w:rFonts w:hint="eastAsia"/>
          </w:rPr>
          <w:t>图</w:t>
        </w:r>
        <w:r>
          <w:rPr>
            <w:rFonts w:hint="eastAsia"/>
          </w:rPr>
          <w:t>3</w:t>
        </w:r>
        <w:r>
          <w:t xml:space="preserve"> </w:t>
        </w:r>
        <w:r>
          <w:rPr>
            <w:rFonts w:hint="eastAsia"/>
          </w:rPr>
          <w:t>混合多点加点准则</w:t>
        </w:r>
      </w:ins>
    </w:p>
    <w:p w14:paraId="055656F7" w14:textId="77777777" w:rsidR="00FA4301" w:rsidRDefault="00FA4301"/>
    <w:p w14:paraId="5C52F0A2" w14:textId="77777777" w:rsidR="00FA4301" w:rsidRDefault="00FA4301"/>
    <w:p w14:paraId="6A358F5F" w14:textId="77777777" w:rsidR="00FA4301" w:rsidRDefault="00BC26C2">
      <w:pPr>
        <w:pStyle w:val="2"/>
      </w:pPr>
      <w:r>
        <w:rPr>
          <w:rFonts w:hint="eastAsia"/>
        </w:rPr>
        <w:t>模型参数求解方法</w:t>
      </w:r>
    </w:p>
    <w:p w14:paraId="23CA2C9B" w14:textId="77777777" w:rsidR="00FA4301" w:rsidRDefault="00BC26C2">
      <w:pPr>
        <w:pStyle w:val="C"/>
        <w:ind w:firstLine="420"/>
      </w:pPr>
      <w:r>
        <w:t>相关模型的超参数</w:t>
      </w:r>
      <w:r>
        <w:rPr>
          <w:position w:val="-6"/>
        </w:rPr>
        <w:object w:dxaOrig="180" w:dyaOrig="228" w14:anchorId="2F442E43">
          <v:shape id="_x0000_i1105" type="#_x0000_t75" style="width:9.15pt;height:11.6pt" o:ole="">
            <v:imagedata r:id="rId169" o:title=""/>
          </v:shape>
          <o:OLEObject Type="Embed" ProgID="Equation.DSMT4" ShapeID="_x0000_i1105" DrawAspect="Content" ObjectID="_1817499890" r:id="rId170"/>
        </w:object>
      </w:r>
      <w:r>
        <w:t>是未知的，并且随着</w:t>
      </w:r>
      <w:r>
        <w:rPr>
          <w:position w:val="-6"/>
        </w:rPr>
        <w:object w:dxaOrig="180" w:dyaOrig="228" w14:anchorId="3AD24C02">
          <v:shape id="_x0000_i1106" type="#_x0000_t75" style="width:9.15pt;height:11.6pt" o:ole="">
            <v:imagedata r:id="rId169" o:title=""/>
          </v:shape>
          <o:OLEObject Type="Embed" ProgID="Equation.DSMT4" ShapeID="_x0000_i1106" DrawAspect="Content" ObjectID="_1817499891" r:id="rId171"/>
        </w:object>
      </w:r>
      <w:r>
        <w:t>取值</w:t>
      </w:r>
      <w:r>
        <w:rPr>
          <w:rFonts w:hint="eastAsia"/>
        </w:rPr>
        <w:t>的</w:t>
      </w:r>
      <w:r>
        <w:t>不同，</w:t>
      </w:r>
      <w:r>
        <w:t>Kriging</w:t>
      </w:r>
      <w:r>
        <w:t>代理模型的精度往往有较大的差异</w:t>
      </w:r>
      <w:r>
        <w:rPr>
          <w:rFonts w:hint="eastAsia"/>
        </w:rPr>
        <w:t>，</w:t>
      </w:r>
      <w:r>
        <w:t>求解当前样本最优的超参数</w:t>
      </w:r>
      <w:r>
        <w:rPr>
          <w:position w:val="-6"/>
        </w:rPr>
        <w:object w:dxaOrig="180" w:dyaOrig="288" w14:anchorId="5C3FD3EA">
          <v:shape id="_x0000_i1107" type="#_x0000_t75" style="width:9.15pt;height:14.65pt" o:ole="">
            <v:imagedata r:id="rId172" o:title=""/>
          </v:shape>
          <o:OLEObject Type="Embed" ProgID="Equation.DSMT4" ShapeID="_x0000_i1107" DrawAspect="Content" ObjectID="_1817499892" r:id="rId173"/>
        </w:object>
      </w:r>
      <w:r>
        <w:t>是一个单变量单目标的优化问题。本文采用粒子群算法确定超参数</w:t>
      </w:r>
      <w:r>
        <w:rPr>
          <w:position w:val="-6"/>
        </w:rPr>
        <w:object w:dxaOrig="180" w:dyaOrig="288" w14:anchorId="78A09CBD">
          <v:shape id="_x0000_i1108" type="#_x0000_t75" style="width:9.15pt;height:14.65pt" o:ole="">
            <v:imagedata r:id="rId174" o:title=""/>
          </v:shape>
          <o:OLEObject Type="Embed" ProgID="Equation.DSMT4" ShapeID="_x0000_i1108" DrawAspect="Content" ObjectID="_1817499893" r:id="rId175"/>
        </w:object>
      </w:r>
      <w:r>
        <w:t>，其求解</w:t>
      </w:r>
      <w:r>
        <w:rPr>
          <w:rFonts w:hint="eastAsia"/>
        </w:rPr>
        <w:t xml:space="preserve"> </w:t>
      </w:r>
      <w:r>
        <w:t>流程如图</w:t>
      </w:r>
      <w:r>
        <w:t>1</w:t>
      </w:r>
      <w:r>
        <w:t>所示。</w:t>
      </w:r>
    </w:p>
    <w:p w14:paraId="1E1E067C" w14:textId="77777777" w:rsidR="00FA4301" w:rsidRDefault="00FA4301">
      <w:pPr>
        <w:pStyle w:val="C"/>
        <w:spacing w:line="240" w:lineRule="auto"/>
        <w:ind w:firstLineChars="0" w:firstLine="0"/>
        <w:jc w:val="center"/>
        <w:rPr>
          <w:rFonts w:cs="Times New Roman"/>
          <w:sz w:val="24"/>
          <w:szCs w:val="24"/>
        </w:rPr>
      </w:pPr>
    </w:p>
    <w:p w14:paraId="46C5EBBA" w14:textId="77777777" w:rsidR="00FA4301" w:rsidRDefault="00BC26C2">
      <w:pPr>
        <w:pStyle w:val="C"/>
        <w:spacing w:line="240" w:lineRule="auto"/>
        <w:ind w:firstLineChars="0" w:firstLine="0"/>
        <w:jc w:val="center"/>
        <w:rPr>
          <w:rFonts w:cs="Times New Roman"/>
          <w:sz w:val="24"/>
          <w:szCs w:val="24"/>
        </w:rPr>
      </w:pPr>
      <w:r>
        <w:rPr>
          <w:rFonts w:cs="Times New Roman"/>
          <w:noProof/>
          <w:sz w:val="24"/>
          <w:szCs w:val="24"/>
        </w:rPr>
        <w:drawing>
          <wp:inline distT="0" distB="0" distL="0" distR="0" wp14:anchorId="56DA0C28" wp14:editId="06114010">
            <wp:extent cx="2184400" cy="3324860"/>
            <wp:effectExtent l="0" t="0" r="6350" b="8890"/>
            <wp:docPr id="47322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6814" name="图片 1"/>
                    <pic:cNvPicPr>
                      <a:picLocks noChangeAspect="1"/>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2184400" cy="3324860"/>
                    </a:xfrm>
                    <a:prstGeom prst="rect">
                      <a:avLst/>
                    </a:prstGeom>
                  </pic:spPr>
                </pic:pic>
              </a:graphicData>
            </a:graphic>
          </wp:inline>
        </w:drawing>
      </w:r>
    </w:p>
    <w:p w14:paraId="6639ECD0" w14:textId="77777777" w:rsidR="00FA4301" w:rsidRDefault="00BC26C2">
      <w:pPr>
        <w:pStyle w:val="afe"/>
      </w:pPr>
      <w:r>
        <w:rPr>
          <w:rFonts w:hint="eastAsia"/>
        </w:rPr>
        <w:lastRenderedPageBreak/>
        <w:t>图</w:t>
      </w:r>
      <w:r>
        <w:rPr>
          <w:rFonts w:hint="eastAsia"/>
        </w:rPr>
        <w:t>1</w:t>
      </w:r>
      <w:r>
        <w:t xml:space="preserve"> </w:t>
      </w:r>
      <w:r>
        <w:rPr>
          <w:rFonts w:hint="eastAsia"/>
        </w:rPr>
        <w:t>参数求解流程图</w:t>
      </w:r>
    </w:p>
    <w:p w14:paraId="6397431A" w14:textId="77777777" w:rsidR="00FA4301" w:rsidRDefault="00FA4301">
      <w:pPr>
        <w:pStyle w:val="afe"/>
        <w:rPr>
          <w:ins w:id="808" w:author="昌楠" w:date="2024-12-29T22:06:00Z"/>
        </w:rPr>
      </w:pPr>
    </w:p>
    <w:p w14:paraId="21B90A95" w14:textId="77777777" w:rsidR="00FA4301" w:rsidRDefault="00BC26C2">
      <w:pPr>
        <w:pStyle w:val="2"/>
        <w:pPrChange w:id="809" w:author="昌楠" w:date="2024-12-29T22:07:00Z">
          <w:pPr>
            <w:pStyle w:val="afe"/>
          </w:pPr>
        </w:pPrChange>
      </w:pPr>
      <w:ins w:id="810" w:author="昌楠" w:date="2024-12-29T22:06:00Z">
        <w:r>
          <w:rPr>
            <w:rFonts w:hint="eastAsia"/>
          </w:rPr>
          <w:t>代理模型动态设计框架</w:t>
        </w:r>
      </w:ins>
    </w:p>
    <w:p w14:paraId="391EF3A0" w14:textId="77777777" w:rsidR="00FA4301" w:rsidRDefault="00BC26C2">
      <w:pPr>
        <w:pStyle w:val="afe"/>
        <w:rPr>
          <w:ins w:id="811" w:author="吴溜" w:date="2025-04-20T21:11:00Z"/>
        </w:rPr>
      </w:pPr>
      <w:r>
        <w:rPr>
          <w:noProof/>
        </w:rPr>
        <w:drawing>
          <wp:anchor distT="0" distB="0" distL="114300" distR="114300" simplePos="0" relativeHeight="251663360" behindDoc="1" locked="0" layoutInCell="1" allowOverlap="1" wp14:anchorId="5ED35E02" wp14:editId="740AF7EF">
            <wp:simplePos x="0" y="0"/>
            <wp:positionH relativeFrom="column">
              <wp:posOffset>1119505</wp:posOffset>
            </wp:positionH>
            <wp:positionV relativeFrom="paragraph">
              <wp:posOffset>62865</wp:posOffset>
            </wp:positionV>
            <wp:extent cx="2011680" cy="2587625"/>
            <wp:effectExtent l="0" t="0" r="7620" b="3175"/>
            <wp:wrapSquare wrapText="bothSides"/>
            <wp:docPr id="157497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1785" name="图片 1"/>
                    <pic:cNvPicPr>
                      <a:picLocks noChangeAspect="1"/>
                    </pic:cNvPicPr>
                  </pic:nvPicPr>
                  <pic:blipFill>
                    <a:blip r:embed="rId177">
                      <a:extLst>
                        <a:ext uri="{28A0092B-C50C-407E-A947-70E740481C1C}">
                          <a14:useLocalDpi xmlns:a14="http://schemas.microsoft.com/office/drawing/2010/main" val="0"/>
                        </a:ext>
                      </a:extLst>
                    </a:blip>
                    <a:stretch>
                      <a:fillRect/>
                    </a:stretch>
                  </pic:blipFill>
                  <pic:spPr>
                    <a:xfrm>
                      <a:off x="0" y="0"/>
                      <a:ext cx="2011680" cy="2587625"/>
                    </a:xfrm>
                    <a:prstGeom prst="rect">
                      <a:avLst/>
                    </a:prstGeom>
                  </pic:spPr>
                </pic:pic>
              </a:graphicData>
            </a:graphic>
            <wp14:sizeRelH relativeFrom="margin">
              <wp14:pctWidth>0</wp14:pctWidth>
            </wp14:sizeRelH>
            <wp14:sizeRelV relativeFrom="margin">
              <wp14:pctHeight>0</wp14:pctHeight>
            </wp14:sizeRelV>
          </wp:anchor>
        </w:drawing>
      </w:r>
    </w:p>
    <w:p w14:paraId="02BD3704" w14:textId="77777777" w:rsidR="00FA4301" w:rsidRDefault="00FA4301">
      <w:pPr>
        <w:pStyle w:val="afe"/>
        <w:rPr>
          <w:ins w:id="812" w:author="吴溜" w:date="2025-04-20T21:11:00Z"/>
        </w:rPr>
      </w:pPr>
    </w:p>
    <w:p w14:paraId="68F98CF3" w14:textId="77777777" w:rsidR="00FA4301" w:rsidRDefault="00FA4301">
      <w:pPr>
        <w:pStyle w:val="afe"/>
        <w:rPr>
          <w:ins w:id="813" w:author="吴溜" w:date="2025-04-20T21:11:00Z"/>
        </w:rPr>
      </w:pPr>
    </w:p>
    <w:p w14:paraId="248C3AE6" w14:textId="77777777" w:rsidR="00FA4301" w:rsidRDefault="00FA4301">
      <w:pPr>
        <w:pStyle w:val="afe"/>
        <w:rPr>
          <w:ins w:id="814" w:author="吴溜" w:date="2025-04-20T21:11:00Z"/>
        </w:rPr>
      </w:pPr>
    </w:p>
    <w:p w14:paraId="2071A716" w14:textId="77777777" w:rsidR="00FA4301" w:rsidRDefault="00FA4301">
      <w:pPr>
        <w:pStyle w:val="afe"/>
        <w:rPr>
          <w:ins w:id="815" w:author="吴溜" w:date="2025-04-20T21:11:00Z"/>
        </w:rPr>
      </w:pPr>
    </w:p>
    <w:p w14:paraId="244C3B6B" w14:textId="77777777" w:rsidR="00FA4301" w:rsidRDefault="00FA4301">
      <w:pPr>
        <w:pStyle w:val="afe"/>
        <w:rPr>
          <w:ins w:id="816" w:author="吴溜" w:date="2025-04-20T21:11:00Z"/>
        </w:rPr>
      </w:pPr>
    </w:p>
    <w:p w14:paraId="0BC2ED56" w14:textId="77777777" w:rsidR="00FA4301" w:rsidRDefault="00FA4301">
      <w:pPr>
        <w:pStyle w:val="afe"/>
        <w:rPr>
          <w:ins w:id="817" w:author="吴溜" w:date="2025-04-20T21:11:00Z"/>
        </w:rPr>
      </w:pPr>
    </w:p>
    <w:p w14:paraId="57D736B1" w14:textId="77777777" w:rsidR="00FA4301" w:rsidRDefault="00FA4301">
      <w:pPr>
        <w:pStyle w:val="afe"/>
        <w:rPr>
          <w:ins w:id="818" w:author="吴溜" w:date="2025-04-20T21:11:00Z"/>
        </w:rPr>
      </w:pPr>
    </w:p>
    <w:p w14:paraId="0089A363" w14:textId="77777777" w:rsidR="00FA4301" w:rsidRDefault="00FA4301">
      <w:pPr>
        <w:pStyle w:val="afe"/>
        <w:rPr>
          <w:ins w:id="819" w:author="吴溜" w:date="2025-04-20T21:11:00Z"/>
        </w:rPr>
      </w:pPr>
    </w:p>
    <w:p w14:paraId="6C7E750D" w14:textId="77777777" w:rsidR="00FA4301" w:rsidRDefault="00FA4301">
      <w:pPr>
        <w:pStyle w:val="afe"/>
        <w:rPr>
          <w:ins w:id="820" w:author="吴溜" w:date="2025-04-20T21:11:00Z"/>
        </w:rPr>
      </w:pPr>
    </w:p>
    <w:p w14:paraId="11CAF791" w14:textId="77777777" w:rsidR="00FA4301" w:rsidRDefault="00FA4301">
      <w:pPr>
        <w:pStyle w:val="afe"/>
        <w:rPr>
          <w:ins w:id="821" w:author="吴溜" w:date="2025-04-20T21:11:00Z"/>
        </w:rPr>
      </w:pPr>
    </w:p>
    <w:p w14:paraId="4A4CB3DF" w14:textId="77777777" w:rsidR="00FA4301" w:rsidRDefault="00FA4301">
      <w:pPr>
        <w:pStyle w:val="afe"/>
        <w:rPr>
          <w:ins w:id="822" w:author="吴溜" w:date="2025-04-20T21:11:00Z"/>
        </w:rPr>
      </w:pPr>
    </w:p>
    <w:p w14:paraId="5FB37089" w14:textId="77777777" w:rsidR="00FA4301" w:rsidRDefault="00FA4301">
      <w:pPr>
        <w:pStyle w:val="afe"/>
        <w:rPr>
          <w:ins w:id="823" w:author="吴溜" w:date="2025-04-20T21:11:00Z"/>
        </w:rPr>
      </w:pPr>
    </w:p>
    <w:p w14:paraId="3357CA35" w14:textId="77777777" w:rsidR="00FA4301" w:rsidRDefault="00FA4301">
      <w:pPr>
        <w:pStyle w:val="afe"/>
        <w:jc w:val="both"/>
        <w:pPrChange w:id="824" w:author="吴溜" w:date="2025-04-20T21:12:00Z">
          <w:pPr>
            <w:pStyle w:val="afe"/>
          </w:pPr>
        </w:pPrChange>
      </w:pPr>
    </w:p>
    <w:p w14:paraId="2001E350" w14:textId="77777777" w:rsidR="00FA4301" w:rsidRDefault="00BC26C2">
      <w:pPr>
        <w:pStyle w:val="2"/>
      </w:pPr>
      <w:commentRangeStart w:id="825"/>
      <w:r>
        <w:rPr>
          <w:rFonts w:hint="eastAsia"/>
        </w:rPr>
        <w:t>测试函数和评价指标</w:t>
      </w:r>
      <w:commentRangeEnd w:id="825"/>
      <w:r>
        <w:commentReference w:id="825"/>
      </w:r>
    </w:p>
    <w:p w14:paraId="037A2598" w14:textId="77777777" w:rsidR="00FA4301" w:rsidRDefault="00BC26C2">
      <w:pPr>
        <w:pStyle w:val="C"/>
        <w:ind w:firstLine="420"/>
        <w:rPr>
          <w:rFonts w:cs="Times New Roman"/>
          <w:sz w:val="24"/>
          <w:szCs w:val="24"/>
        </w:rPr>
      </w:pPr>
      <w:r>
        <w:rPr>
          <w:rFonts w:hint="eastAsia"/>
        </w:rPr>
        <w:t>为测试本文提出的加点准则的效果，选择两个全局优化的经典算例进行测试：</w:t>
      </w:r>
      <w:proofErr w:type="spellStart"/>
      <w:r>
        <w:rPr>
          <w:rFonts w:hint="eastAsia"/>
        </w:rPr>
        <w:t>Branin</w:t>
      </w:r>
      <w:proofErr w:type="spellEnd"/>
      <w:r>
        <w:rPr>
          <w:rFonts w:hint="eastAsia"/>
        </w:rPr>
        <w:t>函数和</w:t>
      </w:r>
      <w:proofErr w:type="spellStart"/>
      <w:r>
        <w:rPr>
          <w:rFonts w:hint="eastAsia"/>
        </w:rPr>
        <w:t>Sasena</w:t>
      </w:r>
      <w:proofErr w:type="spellEnd"/>
      <w:r>
        <w:rPr>
          <w:rFonts w:hint="eastAsia"/>
        </w:rPr>
        <w:t>函数，测试中</w:t>
      </w:r>
      <w:r>
        <w:t>选取</w:t>
      </w:r>
      <w:r>
        <w:t>10</w:t>
      </w:r>
      <w:r>
        <w:t>个训练样本</w:t>
      </w:r>
      <w:r>
        <w:rPr>
          <w:rFonts w:hint="eastAsia"/>
        </w:rPr>
        <w:t>和</w:t>
      </w:r>
      <w:r>
        <w:t>20</w:t>
      </w:r>
      <w:r>
        <w:t>个测试样本</w:t>
      </w:r>
      <w:r>
        <w:rPr>
          <w:rFonts w:hint="eastAsia"/>
        </w:rPr>
        <w:t>，采用改进</w:t>
      </w:r>
      <w:proofErr w:type="gramStart"/>
      <w:r>
        <w:rPr>
          <w:rFonts w:hint="eastAsia"/>
        </w:rPr>
        <w:t>拉丁超立方</w:t>
      </w:r>
      <w:proofErr w:type="gramEnd"/>
      <w:r>
        <w:rPr>
          <w:rFonts w:hint="eastAsia"/>
        </w:rPr>
        <w:t>取样随机选取的随机样本进行多次优化设计，</w:t>
      </w:r>
      <w:r>
        <w:t>以</w:t>
      </w:r>
      <w:r>
        <w:rPr>
          <w:rFonts w:ascii="宋体" w:hAnsi="宋体"/>
        </w:rPr>
        <w:t>训练样本容量超过预先设定的阈值为终止条件</w:t>
      </w:r>
      <w:r>
        <w:rPr>
          <w:rFonts w:ascii="宋体" w:hAnsi="宋体" w:hint="eastAsia"/>
        </w:rPr>
        <w:t>。</w:t>
      </w:r>
      <w:r>
        <w:t>Kriging</w:t>
      </w:r>
      <w:r>
        <w:t>代理模型的预测结果的可靠性可以通过所构建的模型精度的大小来表示</w:t>
      </w:r>
      <w:r>
        <w:rPr>
          <w:rFonts w:hint="eastAsia"/>
        </w:rPr>
        <w:t>，</w:t>
      </w:r>
      <w:r>
        <w:t>Kriging</w:t>
      </w:r>
      <w:r>
        <w:t>代理模型的精度常用均方根误差</w:t>
      </w:r>
      <w:r>
        <w:t>RMSE</w:t>
      </w:r>
      <w:r>
        <w:t>来检验</w:t>
      </w:r>
      <w:r>
        <w:rPr>
          <w:rFonts w:hint="eastAsia"/>
        </w:rPr>
        <w:t>，</w:t>
      </w:r>
      <w:r>
        <w:rPr>
          <w:position w:val="-6"/>
        </w:rPr>
        <w:object w:dxaOrig="696" w:dyaOrig="228" w14:anchorId="1082146B">
          <v:shape id="_x0000_i1109" type="#_x0000_t75" style="width:34.8pt;height:11.6pt" o:ole="">
            <v:imagedata r:id="rId178" o:title=""/>
          </v:shape>
          <o:OLEObject Type="Embed" ProgID="Equation.DSMT4" ShapeID="_x0000_i1109" DrawAspect="Content" ObjectID="_1817499894" r:id="rId179"/>
        </w:object>
      </w:r>
      <w:r>
        <w:t>的值越小，则代表所构建的</w:t>
      </w:r>
      <w:r>
        <w:t>Kriging</w:t>
      </w:r>
      <w:r>
        <w:t>代理模型精度越高</w:t>
      </w:r>
      <w:r>
        <w:rPr>
          <w:rFonts w:hint="eastAsia"/>
        </w:rPr>
        <w:t>，</w:t>
      </w:r>
      <w:r>
        <w:t>RMSE</w:t>
      </w:r>
      <w:r>
        <w:rPr>
          <w:rFonts w:ascii="宋体" w:hAnsi="宋体"/>
        </w:rPr>
        <w:t>定义如下：</w:t>
      </w:r>
    </w:p>
    <w:p w14:paraId="0000EE2C" w14:textId="77777777" w:rsidR="00FA4301" w:rsidRDefault="00BC26C2">
      <w:pPr>
        <w:tabs>
          <w:tab w:val="center" w:pos="4153"/>
          <w:tab w:val="right" w:pos="8306"/>
        </w:tabs>
        <w:rPr>
          <w:rFonts w:cs="Times New Roman"/>
          <w:iCs/>
        </w:rPr>
      </w:pPr>
      <w:r>
        <w:rPr>
          <w:rFonts w:cs="Times New Roman"/>
        </w:rPr>
        <w:tab/>
      </w:r>
      <m:oMath>
        <m:r>
          <m:rPr>
            <m:sty m:val="p"/>
          </m:rP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m</m:t>
                </m:r>
              </m:sup>
              <m:e>
                <m:sSup>
                  <m:sSupPr>
                    <m:ctrlPr>
                      <w:rPr>
                        <w:rFonts w:ascii="Cambria Math" w:hAnsi="Cambria Math" w:cs="Times New Roman"/>
                      </w:rPr>
                    </m:ctrlPr>
                  </m:sSupPr>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e>
                  <m:sup>
                    <m:r>
                      <w:rPr>
                        <w:rFonts w:ascii="Cambria Math" w:hAnsi="Cambria Math" w:cs="Times New Roman"/>
                      </w:rPr>
                      <m:t>2</m:t>
                    </m:r>
                  </m:sup>
                </m:sSup>
              </m:e>
            </m:nary>
          </m:e>
        </m:rad>
      </m:oMath>
      <w:r>
        <w:rPr>
          <w:rFonts w:cs="Times New Roman"/>
        </w:rPr>
        <w:tab/>
      </w:r>
      <w:r>
        <w:rPr>
          <w:rStyle w:val="C0"/>
        </w:rPr>
        <w:t>（</w:t>
      </w:r>
      <w:r>
        <w:rPr>
          <w:rStyle w:val="C0"/>
        </w:rPr>
        <w:t>3-3</w:t>
      </w:r>
      <w:r>
        <w:rPr>
          <w:rStyle w:val="C0"/>
        </w:rPr>
        <w:t>）</w:t>
      </w:r>
    </w:p>
    <w:p w14:paraId="3EBDB912" w14:textId="77777777" w:rsidR="00FA4301" w:rsidRDefault="00BC26C2">
      <w:pPr>
        <w:pStyle w:val="C"/>
        <w:ind w:firstLine="420"/>
      </w:pPr>
      <w:r>
        <w:t>式中，</w:t>
      </w:r>
      <m:oMath>
        <m:sSub>
          <m:sSubPr>
            <m:ctrlPr>
              <w:rPr>
                <w:rFonts w:ascii="Cambria Math" w:hAnsi="Cambria Math"/>
              </w:rPr>
            </m:ctrlPr>
          </m:sSubPr>
          <m:e>
            <m:r>
              <w:rPr>
                <w:rFonts w:ascii="Cambria Math" w:hAnsi="Cambria Math"/>
              </w:rPr>
              <m:t>x</m:t>
            </m:r>
          </m:e>
          <m:sub>
            <m:r>
              <w:rPr>
                <w:rFonts w:ascii="Cambria Math" w:hAnsi="Cambria Math"/>
              </w:rPr>
              <m:t>i</m:t>
            </m:r>
          </m:sub>
        </m:sSub>
      </m:oMath>
      <w:r>
        <w:t>表示测试样本集</w:t>
      </w:r>
      <m:oMath>
        <m:r>
          <w:rPr>
            <w:rFonts w:ascii="Cambria Math" w:hAnsi="Cambria Math"/>
          </w:rPr>
          <m:t>X</m:t>
        </m:r>
      </m:oMath>
      <w:r>
        <w:t>中第</w:t>
      </w:r>
      <m:oMath>
        <m:r>
          <w:rPr>
            <w:rFonts w:ascii="Cambria Math" w:hAnsi="Cambria Math"/>
          </w:rPr>
          <m:t>i</m:t>
        </m:r>
      </m:oMath>
      <w:proofErr w:type="gramStart"/>
      <w:r>
        <w:t>个</w:t>
      </w:r>
      <w:proofErr w:type="gramEnd"/>
      <w:r>
        <w:t>测试样本点；</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表示测试样本点</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的真实响应值；</w:t>
      </w:r>
      <m:oMath>
        <m:acc>
          <m:accPr>
            <m:ctrlPr>
              <w:rPr>
                <w:rFonts w:ascii="Cambria Math" w:hAnsi="Cambria Math"/>
                <w:i/>
              </w:rPr>
            </m:ctrlPr>
          </m:accPr>
          <m:e>
            <m:r>
              <w:rPr>
                <w:rFonts w:ascii="Cambria Math" w:hAnsi="Cambria Math"/>
              </w:rPr>
              <m:t>y</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表示测试样本点</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的预测响应值；</w:t>
      </w:r>
      <m:oMath>
        <m:r>
          <w:rPr>
            <w:rFonts w:ascii="Cambria Math" w:hAnsi="Cambria Math"/>
          </w:rPr>
          <m:t>m</m:t>
        </m:r>
      </m:oMath>
      <w:r>
        <w:t>为测试样本集</w:t>
      </w:r>
      <m:oMath>
        <m:r>
          <w:rPr>
            <w:rFonts w:ascii="Cambria Math" w:hAnsi="Cambria Math"/>
          </w:rPr>
          <m:t>X</m:t>
        </m:r>
      </m:oMath>
      <w:r>
        <w:t>的容量。</w:t>
      </w:r>
    </w:p>
    <w:p w14:paraId="0F71AC07" w14:textId="77777777" w:rsidR="00FA4301" w:rsidRDefault="00BC26C2">
      <w:pPr>
        <w:pStyle w:val="C"/>
        <w:ind w:firstLine="420"/>
        <w:rPr>
          <w:rFonts w:cs="Times New Roman"/>
          <w:sz w:val="24"/>
          <w:szCs w:val="24"/>
        </w:rPr>
      </w:pPr>
      <w:r>
        <w:t>针对不同测试函数，</w:t>
      </w:r>
      <w:r>
        <w:t>Kriging</w:t>
      </w:r>
      <w:r>
        <w:t>代理模型的</w:t>
      </w:r>
      <w:r>
        <w:rPr>
          <w:position w:val="-6"/>
        </w:rPr>
        <w:object w:dxaOrig="696" w:dyaOrig="228" w14:anchorId="59BE93B4">
          <v:shape id="_x0000_i1110" type="#_x0000_t75" style="width:34.8pt;height:11.6pt" o:ole="">
            <v:imagedata r:id="rId180" o:title=""/>
          </v:shape>
          <o:OLEObject Type="Embed" ProgID="Equation.DSMT4" ShapeID="_x0000_i1110" DrawAspect="Content" ObjectID="_1817499895" r:id="rId181"/>
        </w:object>
      </w:r>
      <w:r>
        <w:t>的值是不同的，且随着测试函数的目标值变化</w:t>
      </w:r>
      <w:r>
        <w:rPr>
          <w:rFonts w:hint="eastAsia"/>
        </w:rPr>
        <w:t>，</w:t>
      </w:r>
      <w:r>
        <w:t>为了降低测试函数的响应值对评价指标的影响</w:t>
      </w:r>
      <w:r>
        <w:rPr>
          <w:rFonts w:hint="eastAsia"/>
        </w:rPr>
        <w:t>，计算不同测试函数的</w:t>
      </w:r>
      <w:r>
        <w:rPr>
          <w:rFonts w:ascii="宋体" w:hAnsi="宋体"/>
        </w:rPr>
        <w:t>相对均方根误差</w:t>
      </w:r>
      <w:r>
        <w:rPr>
          <w:rFonts w:ascii="宋体" w:hAnsi="宋体"/>
          <w:position w:val="-6"/>
        </w:rPr>
        <w:object w:dxaOrig="840" w:dyaOrig="228" w14:anchorId="3D90048F">
          <v:shape id="_x0000_i1111" type="#_x0000_t75" style="width:42.1pt;height:11.6pt" o:ole="">
            <v:imagedata r:id="rId182" o:title=""/>
          </v:shape>
          <o:OLEObject Type="Embed" ProgID="Equation.DSMT4" ShapeID="_x0000_i1111" DrawAspect="Content" ObjectID="_1817499896" r:id="rId183"/>
        </w:object>
      </w:r>
      <w:r>
        <w:rPr>
          <w:rFonts w:ascii="宋体" w:hAnsi="宋体"/>
        </w:rPr>
        <w:t>,</w:t>
      </w:r>
      <w:r>
        <w:rPr>
          <w:rFonts w:ascii="宋体" w:hAnsi="宋体"/>
          <w:position w:val="-6"/>
        </w:rPr>
        <w:object w:dxaOrig="840" w:dyaOrig="228" w14:anchorId="0386496D">
          <v:shape id="_x0000_i1112" type="#_x0000_t75" style="width:42.1pt;height:11.6pt" o:ole="">
            <v:imagedata r:id="rId182" o:title=""/>
          </v:shape>
          <o:OLEObject Type="Embed" ProgID="Equation.DSMT4" ShapeID="_x0000_i1112" DrawAspect="Content" ObjectID="_1817499897" r:id="rId184"/>
        </w:object>
      </w:r>
      <w:r>
        <w:rPr>
          <w:rFonts w:ascii="宋体" w:hAnsi="宋体" w:hint="eastAsia"/>
        </w:rPr>
        <w:t>定义如下：</w:t>
      </w:r>
    </w:p>
    <w:p w14:paraId="16E14A8F" w14:textId="77777777" w:rsidR="00FA4301" w:rsidRDefault="00BC26C2">
      <w:pPr>
        <w:tabs>
          <w:tab w:val="center" w:pos="4153"/>
          <w:tab w:val="right" w:pos="8306"/>
        </w:tabs>
        <w:spacing w:beforeLines="100" w:before="312" w:afterLines="100" w:after="312" w:line="400" w:lineRule="exact"/>
        <w:rPr>
          <w:rFonts w:cs="Times New Roman"/>
        </w:rPr>
      </w:pPr>
      <w:r>
        <w:rPr>
          <w:rFonts w:cs="Times New Roman"/>
        </w:rPr>
        <w:tab/>
      </w:r>
      <m:oMath>
        <m:r>
          <m:rPr>
            <m:sty m:val="p"/>
          </m:rPr>
          <w:rPr>
            <w:rFonts w:ascii="Cambria Math" w:hAnsi="Cambria Math" w:cs="Times New Roman"/>
          </w:rPr>
          <m:t>RRMSE=</m:t>
        </m:r>
        <m:f>
          <m:fPr>
            <m:ctrlPr>
              <w:rPr>
                <w:rFonts w:ascii="Cambria Math" w:hAnsi="Cambria Math" w:cs="Times New Roman"/>
              </w:rPr>
            </m:ctrlPr>
          </m:fPr>
          <m:num>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e>
                      <m:sup>
                        <m:r>
                          <w:rPr>
                            <w:rFonts w:ascii="Cambria Math" w:hAnsi="Cambria Math" w:cs="Times New Roman"/>
                          </w:rPr>
                          <m:t>2</m:t>
                        </m:r>
                      </m:sup>
                    </m:sSup>
                  </m:e>
                </m:nary>
              </m:e>
            </m:rad>
          </m:num>
          <m:den>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i/>
                          </w:rPr>
                        </m:ctrlPr>
                      </m:sSupPr>
                      <m:e>
                        <m:d>
                          <m:dPr>
                            <m:ctrlPr>
                              <w:rPr>
                                <w:rFonts w:ascii="Cambria Math" w:hAnsi="Cambria Math" w:cs="Times New Roman"/>
                              </w:rPr>
                            </m:ctrlPr>
                          </m:d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acc>
                          </m:e>
                        </m:d>
                      </m:e>
                      <m:sup>
                        <m:r>
                          <w:rPr>
                            <w:rFonts w:ascii="Cambria Math" w:hAnsi="Cambria Math" w:cs="Times New Roman"/>
                          </w:rPr>
                          <m:t>2</m:t>
                        </m:r>
                      </m:sup>
                    </m:sSup>
                  </m:e>
                </m:nary>
              </m:e>
            </m:rad>
          </m:den>
        </m:f>
      </m:oMath>
      <w:r>
        <w:rPr>
          <w:rFonts w:cs="Times New Roman"/>
        </w:rPr>
        <w:tab/>
      </w:r>
      <w:r>
        <w:rPr>
          <w:rStyle w:val="C0"/>
        </w:rPr>
        <w:t>（</w:t>
      </w:r>
      <w:r>
        <w:rPr>
          <w:rStyle w:val="C0"/>
        </w:rPr>
        <w:t>3-4</w:t>
      </w:r>
      <w:r>
        <w:rPr>
          <w:rStyle w:val="C0"/>
        </w:rPr>
        <w:t>）</w:t>
      </w:r>
    </w:p>
    <w:p w14:paraId="5BF60466" w14:textId="77777777" w:rsidR="00FA4301" w:rsidRDefault="00BC26C2">
      <w:pPr>
        <w:pStyle w:val="C"/>
        <w:ind w:firstLine="420"/>
      </w:pPr>
      <w:r>
        <w:t>式中，</w:t>
      </w:r>
      <m:oMath>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x</m:t>
                </m:r>
              </m:e>
            </m:d>
          </m:e>
        </m:acc>
      </m:oMath>
      <w:r>
        <w:t>为测试样本集</w:t>
      </w:r>
      <m:oMath>
        <m:r>
          <w:rPr>
            <w:rFonts w:ascii="Cambria Math" w:hAnsi="Cambria Math"/>
          </w:rPr>
          <m:t>X</m:t>
        </m:r>
      </m:oMath>
      <w:r>
        <w:t>的真实响应值的均值。</w:t>
      </w:r>
    </w:p>
    <w:p w14:paraId="08139C98" w14:textId="77777777" w:rsidR="00FA4301" w:rsidRDefault="00BC26C2">
      <w:pPr>
        <w:pStyle w:val="3"/>
      </w:pPr>
      <w:proofErr w:type="spellStart"/>
      <w:r>
        <w:lastRenderedPageBreak/>
        <w:t>Branin</w:t>
      </w:r>
      <w:proofErr w:type="spellEnd"/>
      <w:r>
        <w:rPr>
          <w:rFonts w:hint="eastAsia"/>
        </w:rPr>
        <w:t>函数</w:t>
      </w:r>
    </w:p>
    <w:p w14:paraId="736B1708" w14:textId="77777777" w:rsidR="00FA4301" w:rsidRDefault="00BC26C2">
      <w:pPr>
        <w:pStyle w:val="C"/>
        <w:ind w:firstLine="420"/>
      </w:pPr>
      <w:proofErr w:type="spellStart"/>
      <w:r>
        <w:rPr>
          <w:rFonts w:hint="eastAsia"/>
        </w:rPr>
        <w:t>Branin</w:t>
      </w:r>
      <w:proofErr w:type="spellEnd"/>
      <w:r>
        <w:rPr>
          <w:rFonts w:hint="eastAsia"/>
        </w:rPr>
        <w:t>函数的数学模型如下：</w:t>
      </w:r>
    </w:p>
    <w:p w14:paraId="6E5F875D" w14:textId="77777777" w:rsidR="00FA4301" w:rsidRDefault="00BC26C2">
      <w:pPr>
        <w:pStyle w:val="MTDisplayEquation"/>
        <w:ind w:firstLine="420"/>
      </w:pPr>
      <w:r>
        <w:tab/>
      </w:r>
      <w:r>
        <w:object w:dxaOrig="4536" w:dyaOrig="600" w14:anchorId="3E263B41">
          <v:shape id="_x0000_i1113" type="#_x0000_t75" style="width:227pt;height:29.9pt" o:ole="">
            <v:imagedata r:id="rId185" o:title=""/>
          </v:shape>
          <o:OLEObject Type="Embed" ProgID="Equation.DSMT4" ShapeID="_x0000_i1113" DrawAspect="Content" ObjectID="_1817499898" r:id="rId186"/>
        </w:object>
      </w:r>
      <w:r>
        <w:tab/>
      </w:r>
      <w:r>
        <w:rPr>
          <w:rFonts w:hint="eastAsia"/>
        </w:rPr>
        <w:t>（</w:t>
      </w:r>
      <w:r>
        <w:t>3-5</w:t>
      </w:r>
      <w:r>
        <w:rPr>
          <w:rFonts w:hint="eastAsia"/>
        </w:rPr>
        <w:t>）</w:t>
      </w:r>
    </w:p>
    <w:p w14:paraId="2A3AD6C8" w14:textId="77777777" w:rsidR="00FA4301" w:rsidRDefault="00BC26C2">
      <w:pPr>
        <w:pStyle w:val="MTDisplayEquation"/>
        <w:ind w:firstLine="420"/>
      </w:pPr>
      <w:r>
        <w:rPr>
          <w:rFonts w:hint="eastAsia"/>
        </w:rPr>
        <w:t>式中，</w:t>
      </w:r>
      <w:r>
        <w:object w:dxaOrig="900" w:dyaOrig="324" w14:anchorId="1BB681CD">
          <v:shape id="_x0000_i1114" type="#_x0000_t75" style="width:45.15pt;height:16.45pt" o:ole="">
            <v:imagedata r:id="rId187" o:title=""/>
          </v:shape>
          <o:OLEObject Type="Embed" ProgID="Equation.DSMT4" ShapeID="_x0000_i1114" DrawAspect="Content" ObjectID="_1817499899" r:id="rId188"/>
        </w:object>
      </w:r>
      <w:r>
        <w:rPr>
          <w:rFonts w:hint="eastAsia"/>
        </w:rPr>
        <w:t>,</w:t>
      </w:r>
      <w:r>
        <w:object w:dxaOrig="840" w:dyaOrig="324" w14:anchorId="3167891B">
          <v:shape id="_x0000_i1115" type="#_x0000_t75" style="width:42.1pt;height:16.45pt" o:ole="">
            <v:imagedata r:id="rId189" o:title=""/>
          </v:shape>
          <o:OLEObject Type="Embed" ProgID="Equation.DSMT4" ShapeID="_x0000_i1115" DrawAspect="Content" ObjectID="_1817499900" r:id="rId190"/>
        </w:object>
      </w:r>
      <w:r>
        <w:rPr>
          <w:rFonts w:hint="eastAsia"/>
        </w:rPr>
        <w:t>。</w:t>
      </w:r>
    </w:p>
    <w:p w14:paraId="61D8E58E" w14:textId="77777777" w:rsidR="00FA4301" w:rsidRDefault="00BC26C2">
      <w:pPr>
        <w:pStyle w:val="MTDisplayEquation"/>
        <w:ind w:firstLine="420"/>
        <w:rPr>
          <w:rStyle w:val="C0"/>
        </w:rPr>
      </w:pPr>
      <w:r>
        <w:rPr>
          <w:rFonts w:hint="eastAsia"/>
          <w:noProof/>
        </w:rPr>
        <w:drawing>
          <wp:inline distT="0" distB="0" distL="0" distR="0" wp14:anchorId="063B5917" wp14:editId="2DD586D2">
            <wp:extent cx="2489200" cy="2006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1">
                      <a:extLst>
                        <a:ext uri="{28A0092B-C50C-407E-A947-70E740481C1C}">
                          <a14:useLocalDpi xmlns:a14="http://schemas.microsoft.com/office/drawing/2010/main" val="0"/>
                        </a:ext>
                      </a:extLst>
                    </a:blip>
                    <a:stretch>
                      <a:fillRect/>
                    </a:stretch>
                  </pic:blipFill>
                  <pic:spPr>
                    <a:xfrm>
                      <a:off x="0" y="0"/>
                      <a:ext cx="2497238" cy="2013353"/>
                    </a:xfrm>
                    <a:prstGeom prst="rect">
                      <a:avLst/>
                    </a:prstGeom>
                  </pic:spPr>
                </pic:pic>
              </a:graphicData>
            </a:graphic>
          </wp:inline>
        </w:drawing>
      </w:r>
      <w:r>
        <w:rPr>
          <w:noProof/>
        </w:rPr>
        <w:drawing>
          <wp:inline distT="0" distB="0" distL="0" distR="0" wp14:anchorId="73A1FA5B" wp14:editId="280E6D9F">
            <wp:extent cx="2449195" cy="19958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2449195" cy="1995805"/>
                    </a:xfrm>
                    <a:prstGeom prst="rect">
                      <a:avLst/>
                    </a:prstGeom>
                  </pic:spPr>
                </pic:pic>
              </a:graphicData>
            </a:graphic>
          </wp:inline>
        </w:drawing>
      </w:r>
    </w:p>
    <w:p w14:paraId="58EB72A5" w14:textId="77777777" w:rsidR="00FA4301" w:rsidRDefault="00BC26C2">
      <w:pPr>
        <w:jc w:val="center"/>
      </w:pPr>
      <w:r>
        <w:rPr>
          <w:rStyle w:val="C0"/>
        </w:rPr>
        <w:t>（</w:t>
      </w:r>
      <w:proofErr w:type="spellStart"/>
      <w:r>
        <w:rPr>
          <w:rStyle w:val="C0"/>
        </w:rPr>
        <w:t>a</w:t>
      </w:r>
      <w:proofErr w:type="spellEnd"/>
      <w:r>
        <w:rPr>
          <w:rStyle w:val="C0"/>
        </w:rPr>
        <w:t>）</w:t>
      </w:r>
      <w:r>
        <w:rPr>
          <w:rStyle w:val="C0"/>
        </w:rPr>
        <w:t>OI</w:t>
      </w:r>
      <w:r>
        <w:rPr>
          <w:rStyle w:val="C0"/>
        </w:rPr>
        <w:t>加点准则</w:t>
      </w:r>
      <w:r>
        <w:rPr>
          <w:rStyle w:val="C0"/>
        </w:rPr>
        <w:tab/>
        <w:t xml:space="preserve"> </w:t>
      </w:r>
      <w:r>
        <w:t xml:space="preserve">                                             </w:t>
      </w:r>
      <w:r>
        <w:rPr>
          <w:rStyle w:val="C0"/>
        </w:rPr>
        <w:t>（</w:t>
      </w:r>
      <w:r>
        <w:rPr>
          <w:rStyle w:val="C0"/>
        </w:rPr>
        <w:t>b</w:t>
      </w:r>
      <w:r>
        <w:rPr>
          <w:rStyle w:val="C0"/>
        </w:rPr>
        <w:t>）</w:t>
      </w:r>
      <w:r>
        <w:rPr>
          <w:rStyle w:val="C0"/>
        </w:rPr>
        <w:t>EI</w:t>
      </w:r>
      <w:r>
        <w:rPr>
          <w:rStyle w:val="C0"/>
        </w:rPr>
        <w:t>加点准则</w:t>
      </w:r>
      <w:r>
        <w:t xml:space="preserve"> </w:t>
      </w:r>
      <w:r>
        <w:rPr>
          <w:noProof/>
        </w:rPr>
        <w:drawing>
          <wp:inline distT="0" distB="0" distL="0" distR="0" wp14:anchorId="4C902A47" wp14:editId="51B2C480">
            <wp:extent cx="2646045" cy="21126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3">
                      <a:extLst>
                        <a:ext uri="{28A0092B-C50C-407E-A947-70E740481C1C}">
                          <a14:useLocalDpi xmlns:a14="http://schemas.microsoft.com/office/drawing/2010/main" val="0"/>
                        </a:ext>
                      </a:extLst>
                    </a:blip>
                    <a:stretch>
                      <a:fillRect/>
                    </a:stretch>
                  </pic:blipFill>
                  <pic:spPr>
                    <a:xfrm>
                      <a:off x="0" y="0"/>
                      <a:ext cx="2652540" cy="2118135"/>
                    </a:xfrm>
                    <a:prstGeom prst="rect">
                      <a:avLst/>
                    </a:prstGeom>
                  </pic:spPr>
                </pic:pic>
              </a:graphicData>
            </a:graphic>
          </wp:inline>
        </w:drawing>
      </w:r>
      <w:r>
        <w:rPr>
          <w:noProof/>
        </w:rPr>
        <w:drawing>
          <wp:inline distT="0" distB="0" distL="0" distR="0" wp14:anchorId="5229531E" wp14:editId="16667FF7">
            <wp:extent cx="2587625" cy="210883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a:xfrm>
                      <a:off x="0" y="0"/>
                      <a:ext cx="2596568" cy="2116082"/>
                    </a:xfrm>
                    <a:prstGeom prst="rect">
                      <a:avLst/>
                    </a:prstGeom>
                    <a:noFill/>
                    <a:ln>
                      <a:noFill/>
                    </a:ln>
                  </pic:spPr>
                </pic:pic>
              </a:graphicData>
            </a:graphic>
          </wp:inline>
        </w:drawing>
      </w:r>
    </w:p>
    <w:p w14:paraId="5B99F9A8" w14:textId="77777777" w:rsidR="00FA4301" w:rsidRDefault="00BC26C2">
      <w:pPr>
        <w:pStyle w:val="C"/>
        <w:ind w:firstLine="420"/>
      </w:pPr>
      <w:r>
        <w:tab/>
        <w:t xml:space="preserve">       </w:t>
      </w:r>
      <w:r>
        <w:t>（</w:t>
      </w:r>
      <w:r>
        <w:t>c</w:t>
      </w:r>
      <w:r>
        <w:t>）</w:t>
      </w:r>
      <w:r>
        <w:t>WI</w:t>
      </w:r>
      <w:r>
        <w:t>加点准则</w:t>
      </w:r>
      <w:r>
        <w:tab/>
        <w:t xml:space="preserve">                                            </w:t>
      </w:r>
      <w:r>
        <w:t>（</w:t>
      </w:r>
      <w:r>
        <w:t>d</w:t>
      </w:r>
      <w:r>
        <w:t>）混合多点加点准则</w:t>
      </w:r>
    </w:p>
    <w:p w14:paraId="3D0B9A71" w14:textId="77777777" w:rsidR="00FA4301" w:rsidRDefault="00BC26C2">
      <w:pPr>
        <w:pStyle w:val="afd"/>
        <w:rPr>
          <w:rFonts w:eastAsia="宋体" w:cs="Times New Roman"/>
          <w:sz w:val="24"/>
          <w:szCs w:val="24"/>
        </w:rPr>
      </w:pPr>
      <w:r>
        <w:rPr>
          <w:rFonts w:hint="eastAsia"/>
        </w:rPr>
        <w:t>图</w:t>
      </w:r>
      <w:r>
        <w:rPr>
          <w:rFonts w:hint="eastAsia"/>
        </w:rPr>
        <w:t>4</w:t>
      </w:r>
      <w:r>
        <w:t xml:space="preserve"> </w:t>
      </w:r>
      <w:r>
        <w:rPr>
          <w:rFonts w:ascii="楷体" w:hAnsi="楷体"/>
        </w:rPr>
        <w:t>基于</w:t>
      </w:r>
      <w:r>
        <w:t>Kriging</w:t>
      </w:r>
      <w:r>
        <w:rPr>
          <w:rFonts w:ascii="楷体" w:hAnsi="楷体"/>
        </w:rPr>
        <w:t>代理模型的</w:t>
      </w:r>
      <w:proofErr w:type="spellStart"/>
      <w:r>
        <w:rPr>
          <w:rFonts w:hint="eastAsia"/>
        </w:rPr>
        <w:t>Branin</w:t>
      </w:r>
      <w:proofErr w:type="spellEnd"/>
      <w:r>
        <w:rPr>
          <w:rFonts w:ascii="楷体" w:hAnsi="楷体"/>
        </w:rPr>
        <w:t>的优化结果</w:t>
      </w:r>
    </w:p>
    <w:p w14:paraId="0130B6EC" w14:textId="77777777" w:rsidR="00FA4301" w:rsidRDefault="00BC26C2">
      <w:pPr>
        <w:pStyle w:val="afd"/>
      </w:pPr>
      <w:r>
        <w:t>表</w:t>
      </w:r>
      <w:r>
        <w:t>2</w:t>
      </w:r>
      <w:r>
        <w:t>性能评价指标</w:t>
      </w:r>
    </w:p>
    <w:tbl>
      <w:tblPr>
        <w:tblStyle w:val="af6"/>
        <w:tblW w:w="0" w:type="auto"/>
        <w:jc w:val="center"/>
        <w:tblBorders>
          <w:left w:val="none" w:sz="0" w:space="0" w:color="auto"/>
          <w:right w:val="none" w:sz="0" w:space="0" w:color="auto"/>
        </w:tblBorders>
        <w:tblLook w:val="04A0" w:firstRow="1" w:lastRow="0" w:firstColumn="1" w:lastColumn="0" w:noHBand="0" w:noVBand="1"/>
      </w:tblPr>
      <w:tblGrid>
        <w:gridCol w:w="1339"/>
        <w:gridCol w:w="1924"/>
        <w:gridCol w:w="1633"/>
        <w:gridCol w:w="1451"/>
        <w:gridCol w:w="1959"/>
      </w:tblGrid>
      <w:tr w:rsidR="00FA4301" w14:paraId="27358F39" w14:textId="77777777">
        <w:trPr>
          <w:jc w:val="center"/>
        </w:trPr>
        <w:tc>
          <w:tcPr>
            <w:tcW w:w="1356" w:type="dxa"/>
            <w:tcBorders>
              <w:top w:val="single" w:sz="12" w:space="0" w:color="auto"/>
              <w:left w:val="nil"/>
              <w:bottom w:val="single" w:sz="6" w:space="0" w:color="auto"/>
              <w:right w:val="nil"/>
            </w:tcBorders>
            <w:vAlign w:val="center"/>
          </w:tcPr>
          <w:p w14:paraId="44E6355B" w14:textId="77777777" w:rsidR="00FA4301" w:rsidRDefault="00FA4301">
            <w:pPr>
              <w:pStyle w:val="afe"/>
            </w:pPr>
          </w:p>
        </w:tc>
        <w:tc>
          <w:tcPr>
            <w:tcW w:w="1967" w:type="dxa"/>
            <w:tcBorders>
              <w:top w:val="single" w:sz="12" w:space="0" w:color="auto"/>
              <w:left w:val="nil"/>
              <w:bottom w:val="single" w:sz="6" w:space="0" w:color="auto"/>
              <w:right w:val="nil"/>
            </w:tcBorders>
            <w:vAlign w:val="center"/>
          </w:tcPr>
          <w:p w14:paraId="4E99B1AF" w14:textId="77777777" w:rsidR="00FA4301" w:rsidRDefault="00BC26C2">
            <w:pPr>
              <w:pStyle w:val="afe"/>
            </w:pPr>
            <w:r>
              <w:t>OI</w:t>
            </w:r>
            <w:r>
              <w:rPr>
                <w:rFonts w:ascii="宋体" w:hAnsi="宋体"/>
              </w:rPr>
              <w:t>加点准则</w:t>
            </w:r>
          </w:p>
        </w:tc>
        <w:tc>
          <w:tcPr>
            <w:tcW w:w="1664" w:type="dxa"/>
            <w:tcBorders>
              <w:top w:val="single" w:sz="12" w:space="0" w:color="auto"/>
              <w:left w:val="nil"/>
              <w:bottom w:val="single" w:sz="6" w:space="0" w:color="auto"/>
              <w:right w:val="nil"/>
            </w:tcBorders>
            <w:vAlign w:val="center"/>
          </w:tcPr>
          <w:p w14:paraId="794272C4" w14:textId="77777777" w:rsidR="00FA4301" w:rsidRDefault="00BC26C2">
            <w:pPr>
              <w:pStyle w:val="afe"/>
            </w:pPr>
            <w:r>
              <w:t>EI</w:t>
            </w:r>
            <w:r>
              <w:rPr>
                <w:rFonts w:ascii="宋体" w:hAnsi="宋体"/>
              </w:rPr>
              <w:t>加点准则</w:t>
            </w:r>
          </w:p>
        </w:tc>
        <w:tc>
          <w:tcPr>
            <w:tcW w:w="1478" w:type="dxa"/>
            <w:tcBorders>
              <w:top w:val="single" w:sz="12" w:space="0" w:color="auto"/>
              <w:left w:val="nil"/>
              <w:bottom w:val="single" w:sz="6" w:space="0" w:color="auto"/>
              <w:right w:val="nil"/>
            </w:tcBorders>
            <w:vAlign w:val="center"/>
          </w:tcPr>
          <w:p w14:paraId="0539D480" w14:textId="77777777" w:rsidR="00FA4301" w:rsidRDefault="00BC26C2">
            <w:pPr>
              <w:pStyle w:val="afe"/>
            </w:pPr>
            <w:r>
              <w:t>WI</w:t>
            </w:r>
            <w:r>
              <w:rPr>
                <w:rFonts w:ascii="宋体" w:hAnsi="宋体"/>
              </w:rPr>
              <w:t>加点准则</w:t>
            </w:r>
          </w:p>
        </w:tc>
        <w:tc>
          <w:tcPr>
            <w:tcW w:w="2007" w:type="dxa"/>
            <w:tcBorders>
              <w:top w:val="single" w:sz="12" w:space="0" w:color="auto"/>
              <w:left w:val="nil"/>
              <w:bottom w:val="single" w:sz="6" w:space="0" w:color="auto"/>
              <w:right w:val="nil"/>
            </w:tcBorders>
            <w:vAlign w:val="center"/>
          </w:tcPr>
          <w:p w14:paraId="1699D964" w14:textId="77777777" w:rsidR="00FA4301" w:rsidRDefault="00BC26C2">
            <w:pPr>
              <w:pStyle w:val="afe"/>
            </w:pPr>
            <w:r>
              <w:rPr>
                <w:rFonts w:ascii="宋体" w:hAnsi="宋体"/>
              </w:rPr>
              <w:t>混合多点加点准则</w:t>
            </w:r>
          </w:p>
        </w:tc>
      </w:tr>
      <w:tr w:rsidR="00FA4301" w14:paraId="773EB5D4" w14:textId="77777777">
        <w:trPr>
          <w:jc w:val="center"/>
        </w:trPr>
        <w:tc>
          <w:tcPr>
            <w:tcW w:w="1356" w:type="dxa"/>
            <w:tcBorders>
              <w:top w:val="single" w:sz="6" w:space="0" w:color="auto"/>
              <w:left w:val="nil"/>
              <w:bottom w:val="nil"/>
              <w:right w:val="nil"/>
            </w:tcBorders>
            <w:vAlign w:val="center"/>
          </w:tcPr>
          <w:p w14:paraId="4CC43288" w14:textId="77777777" w:rsidR="00FA4301" w:rsidRDefault="00BC26C2">
            <w:pPr>
              <w:pStyle w:val="afe"/>
            </w:pPr>
            <w:r>
              <w:t>RMSE</w:t>
            </w:r>
          </w:p>
        </w:tc>
        <w:tc>
          <w:tcPr>
            <w:tcW w:w="1967" w:type="dxa"/>
            <w:tcBorders>
              <w:top w:val="single" w:sz="6" w:space="0" w:color="auto"/>
              <w:left w:val="nil"/>
              <w:bottom w:val="nil"/>
              <w:right w:val="nil"/>
            </w:tcBorders>
            <w:vAlign w:val="center"/>
          </w:tcPr>
          <w:p w14:paraId="1DD3676C" w14:textId="77777777" w:rsidR="00FA4301" w:rsidRDefault="00BC26C2">
            <w:pPr>
              <w:pStyle w:val="afe"/>
            </w:pPr>
            <w:r>
              <w:t>16.9304</w:t>
            </w:r>
          </w:p>
        </w:tc>
        <w:tc>
          <w:tcPr>
            <w:tcW w:w="1664" w:type="dxa"/>
            <w:tcBorders>
              <w:top w:val="single" w:sz="6" w:space="0" w:color="auto"/>
              <w:left w:val="nil"/>
              <w:bottom w:val="nil"/>
              <w:right w:val="nil"/>
            </w:tcBorders>
            <w:vAlign w:val="center"/>
          </w:tcPr>
          <w:p w14:paraId="52334FCF" w14:textId="77777777" w:rsidR="00FA4301" w:rsidRDefault="00BC26C2">
            <w:pPr>
              <w:pStyle w:val="afe"/>
            </w:pPr>
            <w:r>
              <w:t>12.7653</w:t>
            </w:r>
          </w:p>
        </w:tc>
        <w:tc>
          <w:tcPr>
            <w:tcW w:w="1478" w:type="dxa"/>
            <w:tcBorders>
              <w:top w:val="single" w:sz="6" w:space="0" w:color="auto"/>
              <w:left w:val="nil"/>
              <w:bottom w:val="nil"/>
              <w:right w:val="nil"/>
            </w:tcBorders>
            <w:vAlign w:val="center"/>
          </w:tcPr>
          <w:p w14:paraId="15898D2C" w14:textId="77777777" w:rsidR="00FA4301" w:rsidRDefault="00BC26C2">
            <w:pPr>
              <w:pStyle w:val="afe"/>
              <w:rPr>
                <w:b/>
                <w:bCs/>
              </w:rPr>
            </w:pPr>
            <w:r>
              <w:rPr>
                <w:b/>
                <w:bCs/>
              </w:rPr>
              <w:t>8.5767</w:t>
            </w:r>
          </w:p>
        </w:tc>
        <w:tc>
          <w:tcPr>
            <w:tcW w:w="2007" w:type="dxa"/>
            <w:tcBorders>
              <w:top w:val="single" w:sz="6" w:space="0" w:color="auto"/>
              <w:left w:val="nil"/>
              <w:bottom w:val="nil"/>
              <w:right w:val="nil"/>
            </w:tcBorders>
            <w:vAlign w:val="center"/>
          </w:tcPr>
          <w:p w14:paraId="58F983B6" w14:textId="77777777" w:rsidR="00FA4301" w:rsidRDefault="00BC26C2">
            <w:pPr>
              <w:pStyle w:val="afe"/>
            </w:pPr>
            <w:r>
              <w:t>9.5373</w:t>
            </w:r>
          </w:p>
        </w:tc>
      </w:tr>
      <w:tr w:rsidR="00FA4301" w14:paraId="5F4C8B39" w14:textId="77777777">
        <w:trPr>
          <w:jc w:val="center"/>
        </w:trPr>
        <w:tc>
          <w:tcPr>
            <w:tcW w:w="1356" w:type="dxa"/>
            <w:tcBorders>
              <w:top w:val="nil"/>
              <w:left w:val="nil"/>
              <w:bottom w:val="single" w:sz="12" w:space="0" w:color="auto"/>
              <w:right w:val="nil"/>
            </w:tcBorders>
            <w:vAlign w:val="center"/>
          </w:tcPr>
          <w:p w14:paraId="3BD2889E" w14:textId="77777777" w:rsidR="00FA4301" w:rsidRDefault="00BC26C2">
            <w:pPr>
              <w:pStyle w:val="afe"/>
            </w:pPr>
            <w:r>
              <w:t>RRMSE</w:t>
            </w:r>
          </w:p>
        </w:tc>
        <w:tc>
          <w:tcPr>
            <w:tcW w:w="1967" w:type="dxa"/>
            <w:tcBorders>
              <w:top w:val="nil"/>
              <w:left w:val="nil"/>
              <w:bottom w:val="single" w:sz="12" w:space="0" w:color="auto"/>
              <w:right w:val="nil"/>
            </w:tcBorders>
            <w:vAlign w:val="center"/>
          </w:tcPr>
          <w:p w14:paraId="16CFDFF4" w14:textId="77777777" w:rsidR="00FA4301" w:rsidRDefault="00BC26C2">
            <w:pPr>
              <w:pStyle w:val="afe"/>
            </w:pPr>
            <w:r>
              <w:t>0.1791</w:t>
            </w:r>
          </w:p>
        </w:tc>
        <w:tc>
          <w:tcPr>
            <w:tcW w:w="1664" w:type="dxa"/>
            <w:tcBorders>
              <w:top w:val="nil"/>
              <w:left w:val="nil"/>
              <w:bottom w:val="single" w:sz="12" w:space="0" w:color="auto"/>
              <w:right w:val="nil"/>
            </w:tcBorders>
            <w:vAlign w:val="center"/>
          </w:tcPr>
          <w:p w14:paraId="3FCF6337" w14:textId="77777777" w:rsidR="00FA4301" w:rsidRDefault="00BC26C2">
            <w:pPr>
              <w:pStyle w:val="afe"/>
            </w:pPr>
            <w:r>
              <w:t>0.1645</w:t>
            </w:r>
          </w:p>
        </w:tc>
        <w:tc>
          <w:tcPr>
            <w:tcW w:w="1478" w:type="dxa"/>
            <w:tcBorders>
              <w:top w:val="nil"/>
              <w:left w:val="nil"/>
              <w:bottom w:val="single" w:sz="12" w:space="0" w:color="auto"/>
              <w:right w:val="nil"/>
            </w:tcBorders>
            <w:vAlign w:val="center"/>
          </w:tcPr>
          <w:p w14:paraId="121E0B14" w14:textId="77777777" w:rsidR="00FA4301" w:rsidRDefault="00BC26C2">
            <w:pPr>
              <w:pStyle w:val="afe"/>
              <w:rPr>
                <w:b/>
                <w:bCs/>
              </w:rPr>
            </w:pPr>
            <w:r>
              <w:rPr>
                <w:b/>
                <w:bCs/>
              </w:rPr>
              <w:t>0.0829</w:t>
            </w:r>
          </w:p>
        </w:tc>
        <w:tc>
          <w:tcPr>
            <w:tcW w:w="2007" w:type="dxa"/>
            <w:tcBorders>
              <w:top w:val="nil"/>
              <w:left w:val="nil"/>
              <w:bottom w:val="single" w:sz="12" w:space="0" w:color="auto"/>
              <w:right w:val="nil"/>
            </w:tcBorders>
            <w:vAlign w:val="center"/>
          </w:tcPr>
          <w:p w14:paraId="259BA66E" w14:textId="77777777" w:rsidR="00FA4301" w:rsidRDefault="00BC26C2">
            <w:pPr>
              <w:pStyle w:val="afe"/>
            </w:pPr>
            <w:r>
              <w:t>0.1069</w:t>
            </w:r>
          </w:p>
        </w:tc>
      </w:tr>
    </w:tbl>
    <w:p w14:paraId="1685EB91" w14:textId="77777777" w:rsidR="00FA4301" w:rsidRDefault="00BC26C2">
      <w:pPr>
        <w:pStyle w:val="C"/>
        <w:ind w:firstLine="420"/>
        <w:rPr>
          <w:rFonts w:cs="Times New Roman"/>
          <w:sz w:val="24"/>
          <w:szCs w:val="24"/>
        </w:rPr>
      </w:pPr>
      <w:r>
        <w:t>图</w:t>
      </w:r>
      <w:r>
        <w:t>4</w:t>
      </w:r>
      <w:r>
        <w:t>为基于</w:t>
      </w:r>
      <w:r>
        <w:t>Kriging</w:t>
      </w:r>
      <w:r>
        <w:t>代理模型的</w:t>
      </w:r>
      <w:proofErr w:type="spellStart"/>
      <w:r>
        <w:rPr>
          <w:rFonts w:hint="eastAsia"/>
        </w:rPr>
        <w:t>Branin</w:t>
      </w:r>
      <w:proofErr w:type="spellEnd"/>
      <w:r>
        <w:t>的优化结果，展示了测试样本集真实响应值和预测响应值之间的偏差，其中图示的横坐标表示测试样本的编号，纵坐标表示测试样本的响应值。由图</w:t>
      </w:r>
      <w:r>
        <w:rPr>
          <w:rFonts w:hint="eastAsia"/>
        </w:rPr>
        <w:t>4</w:t>
      </w:r>
      <w:r>
        <w:rPr>
          <w:rFonts w:hint="eastAsia"/>
        </w:rPr>
        <w:t>和表</w:t>
      </w:r>
      <w:r>
        <w:rPr>
          <w:rFonts w:hint="eastAsia"/>
        </w:rPr>
        <w:t>2</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代理模型的优化结果中，真实响应值和预测响应值大部分都是重合的，但在基于</w:t>
      </w:r>
      <w:r>
        <w:t>OI</w:t>
      </w:r>
      <w:r>
        <w:rPr>
          <w:rFonts w:ascii="宋体" w:hAnsi="宋体"/>
        </w:rPr>
        <w:t>加点准则和</w:t>
      </w:r>
      <w:r>
        <w:t>EI</w:t>
      </w:r>
      <w:r>
        <w:rPr>
          <w:rFonts w:ascii="宋体" w:hAnsi="宋体"/>
        </w:rPr>
        <w:t>加点准则的</w:t>
      </w:r>
      <w:r>
        <w:t>Kriging</w:t>
      </w:r>
      <w:r>
        <w:rPr>
          <w:rFonts w:ascii="宋体" w:hAnsi="宋体"/>
        </w:rPr>
        <w:t>代理模型中，在真实响应值较大的样本点处，模型的预测有所偏差，但是在真实响应值较小的样本点处，这两个模型仍具有较高的预测精度</w:t>
      </w:r>
      <w:r>
        <w:rPr>
          <w:rFonts w:ascii="宋体" w:hAnsi="宋体" w:hint="eastAsia"/>
        </w:rPr>
        <w:t>。</w:t>
      </w:r>
    </w:p>
    <w:p w14:paraId="2AAAD5B2" w14:textId="77777777" w:rsidR="00FA4301" w:rsidRDefault="00BC26C2">
      <w:pPr>
        <w:pStyle w:val="3"/>
      </w:pPr>
      <w:proofErr w:type="spellStart"/>
      <w:r>
        <w:rPr>
          <w:rFonts w:hint="eastAsia"/>
        </w:rPr>
        <w:lastRenderedPageBreak/>
        <w:t>Sasena</w:t>
      </w:r>
      <w:proofErr w:type="spellEnd"/>
      <w:r>
        <w:rPr>
          <w:rFonts w:hint="eastAsia"/>
        </w:rPr>
        <w:t>函数</w:t>
      </w:r>
    </w:p>
    <w:p w14:paraId="76D4D418" w14:textId="77777777" w:rsidR="00FA4301" w:rsidRDefault="00BC26C2">
      <w:pPr>
        <w:pStyle w:val="C"/>
        <w:ind w:firstLine="420"/>
      </w:pPr>
      <w:proofErr w:type="spellStart"/>
      <w:r>
        <w:t>S</w:t>
      </w:r>
      <w:r>
        <w:rPr>
          <w:rFonts w:hint="eastAsia"/>
        </w:rPr>
        <w:t>asena</w:t>
      </w:r>
      <w:proofErr w:type="spellEnd"/>
      <w:r>
        <w:rPr>
          <w:rFonts w:hint="eastAsia"/>
        </w:rPr>
        <w:t>函数数学模型如下：</w:t>
      </w:r>
    </w:p>
    <w:p w14:paraId="5DD99307" w14:textId="77777777" w:rsidR="00FA4301" w:rsidRDefault="00BC26C2">
      <w:pPr>
        <w:pStyle w:val="MTDisplayEquation"/>
        <w:ind w:firstLine="420"/>
      </w:pPr>
      <w:r>
        <w:object w:dxaOrig="6600" w:dyaOrig="324" w14:anchorId="509808DB">
          <v:shape id="_x0000_i1116" type="#_x0000_t75" style="width:330.1pt;height:16.45pt" o:ole="">
            <v:imagedata r:id="rId195" o:title=""/>
          </v:shape>
          <o:OLEObject Type="Embed" ProgID="Equation.DSMT4" ShapeID="_x0000_i1116" DrawAspect="Content" ObjectID="_1817499901" r:id="rId196"/>
        </w:object>
      </w:r>
      <w:r>
        <w:tab/>
      </w:r>
      <w:r>
        <w:rPr>
          <w:rFonts w:hint="eastAsia"/>
        </w:rPr>
        <w:t>（</w:t>
      </w:r>
      <w:r>
        <w:rPr>
          <w:rFonts w:hint="eastAsia"/>
        </w:rPr>
        <w:t>3</w:t>
      </w:r>
      <w:r>
        <w:t>-6</w:t>
      </w:r>
      <w:r>
        <w:rPr>
          <w:rFonts w:hint="eastAsia"/>
        </w:rPr>
        <w:t>）</w:t>
      </w:r>
    </w:p>
    <w:p w14:paraId="7EEA6C8C" w14:textId="77777777" w:rsidR="00FA4301" w:rsidRDefault="00BC26C2">
      <w:pPr>
        <w:pStyle w:val="MTDisplayEquation"/>
        <w:ind w:firstLine="420"/>
      </w:pPr>
      <w:r>
        <w:rPr>
          <w:rFonts w:hint="eastAsia"/>
        </w:rPr>
        <w:t>式中，</w:t>
      </w:r>
      <w:r>
        <w:object w:dxaOrig="732" w:dyaOrig="324" w14:anchorId="13CF7A50">
          <v:shape id="_x0000_i1117" type="#_x0000_t75" style="width:36.6pt;height:16.45pt" o:ole="">
            <v:imagedata r:id="rId197" o:title=""/>
          </v:shape>
          <o:OLEObject Type="Embed" ProgID="Equation.DSMT4" ShapeID="_x0000_i1117" DrawAspect="Content" ObjectID="_1817499902" r:id="rId198"/>
        </w:object>
      </w:r>
      <w:r>
        <w:rPr>
          <w:rFonts w:hint="eastAsia"/>
        </w:rPr>
        <w:t>,</w:t>
      </w:r>
      <w:r>
        <w:object w:dxaOrig="744" w:dyaOrig="324" w14:anchorId="6DDF1B40">
          <v:shape id="_x0000_i1118" type="#_x0000_t75" style="width:37.2pt;height:16.45pt" o:ole="">
            <v:imagedata r:id="rId199" o:title=""/>
          </v:shape>
          <o:OLEObject Type="Embed" ProgID="Equation.DSMT4" ShapeID="_x0000_i1118" DrawAspect="Content" ObjectID="_1817499903" r:id="rId200"/>
        </w:object>
      </w:r>
      <w:r>
        <w:rPr>
          <w:rFonts w:hint="eastAsia"/>
        </w:rPr>
        <w:t>。</w:t>
      </w:r>
    </w:p>
    <w:p w14:paraId="0253447A" w14:textId="77777777" w:rsidR="00FA4301" w:rsidRDefault="00BC26C2">
      <w:pPr>
        <w:pStyle w:val="C"/>
        <w:spacing w:line="240" w:lineRule="auto"/>
        <w:ind w:firstLineChars="0" w:firstLine="0"/>
      </w:pPr>
      <w:r>
        <w:rPr>
          <w:noProof/>
        </w:rPr>
        <w:drawing>
          <wp:inline distT="0" distB="0" distL="0" distR="0" wp14:anchorId="7547E6F1" wp14:editId="62739EF0">
            <wp:extent cx="2620645" cy="217297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2650854" cy="2197982"/>
                    </a:xfrm>
                    <a:prstGeom prst="rect">
                      <a:avLst/>
                    </a:prstGeom>
                    <a:noFill/>
                    <a:ln>
                      <a:noFill/>
                    </a:ln>
                  </pic:spPr>
                </pic:pic>
              </a:graphicData>
            </a:graphic>
          </wp:inline>
        </w:drawing>
      </w:r>
      <w:r>
        <w:rPr>
          <w:noProof/>
        </w:rPr>
        <w:drawing>
          <wp:inline distT="0" distB="0" distL="0" distR="0" wp14:anchorId="08A552E7" wp14:editId="496A291B">
            <wp:extent cx="2616200" cy="2129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a:xfrm>
                      <a:off x="0" y="0"/>
                      <a:ext cx="2654277" cy="2161194"/>
                    </a:xfrm>
                    <a:prstGeom prst="rect">
                      <a:avLst/>
                    </a:prstGeom>
                    <a:noFill/>
                    <a:ln>
                      <a:noFill/>
                    </a:ln>
                  </pic:spPr>
                </pic:pic>
              </a:graphicData>
            </a:graphic>
          </wp:inline>
        </w:drawing>
      </w:r>
    </w:p>
    <w:p w14:paraId="69F120D1" w14:textId="77777777" w:rsidR="00FA4301" w:rsidRDefault="00BC26C2">
      <w:pPr>
        <w:pStyle w:val="C"/>
        <w:spacing w:line="240" w:lineRule="auto"/>
        <w:ind w:firstLineChars="600" w:firstLine="1260"/>
      </w:pPr>
      <w:r>
        <w:rPr>
          <w:rStyle w:val="C0"/>
        </w:rPr>
        <w:t>（</w:t>
      </w:r>
      <w:proofErr w:type="spellStart"/>
      <w:r>
        <w:rPr>
          <w:rStyle w:val="C0"/>
        </w:rPr>
        <w:t>a</w:t>
      </w:r>
      <w:proofErr w:type="spellEnd"/>
      <w:r>
        <w:rPr>
          <w:rStyle w:val="C0"/>
        </w:rPr>
        <w:t>）</w:t>
      </w:r>
      <w:r>
        <w:rPr>
          <w:rStyle w:val="C0"/>
        </w:rPr>
        <w:t>OI</w:t>
      </w:r>
      <w:r>
        <w:rPr>
          <w:rStyle w:val="C0"/>
        </w:rPr>
        <w:t>加点准则</w:t>
      </w:r>
      <w:r>
        <w:rPr>
          <w:rStyle w:val="C0"/>
        </w:rPr>
        <w:tab/>
        <w:t xml:space="preserve"> </w:t>
      </w:r>
      <w:r>
        <w:t xml:space="preserve">                                             </w:t>
      </w:r>
      <w:r>
        <w:rPr>
          <w:rStyle w:val="C0"/>
        </w:rPr>
        <w:t>（</w:t>
      </w:r>
      <w:r>
        <w:rPr>
          <w:rStyle w:val="C0"/>
        </w:rPr>
        <w:t>b</w:t>
      </w:r>
      <w:r>
        <w:rPr>
          <w:rStyle w:val="C0"/>
        </w:rPr>
        <w:t>）</w:t>
      </w:r>
      <w:r>
        <w:rPr>
          <w:rStyle w:val="C0"/>
        </w:rPr>
        <w:t>EI</w:t>
      </w:r>
      <w:r>
        <w:rPr>
          <w:rStyle w:val="C0"/>
        </w:rPr>
        <w:t>加点准则</w:t>
      </w:r>
    </w:p>
    <w:p w14:paraId="1903629D" w14:textId="77777777" w:rsidR="00FA4301" w:rsidRDefault="00BC26C2">
      <w:pPr>
        <w:pStyle w:val="C"/>
        <w:spacing w:line="240" w:lineRule="auto"/>
        <w:ind w:firstLineChars="0" w:firstLine="0"/>
      </w:pPr>
      <w:r>
        <w:rPr>
          <w:noProof/>
        </w:rPr>
        <w:drawing>
          <wp:inline distT="0" distB="0" distL="0" distR="0" wp14:anchorId="08B7CBB3" wp14:editId="0E0E522B">
            <wp:extent cx="2594610" cy="2152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3" cstate="print">
                      <a:extLst>
                        <a:ext uri="{28A0092B-C50C-407E-A947-70E740481C1C}">
                          <a14:useLocalDpi xmlns:a14="http://schemas.microsoft.com/office/drawing/2010/main" val="0"/>
                        </a:ext>
                      </a:extLst>
                    </a:blip>
                    <a:srcRect/>
                    <a:stretch>
                      <a:fillRect/>
                    </a:stretch>
                  </pic:blipFill>
                  <pic:spPr>
                    <a:xfrm>
                      <a:off x="0" y="0"/>
                      <a:ext cx="2594857" cy="2153285"/>
                    </a:xfrm>
                    <a:prstGeom prst="rect">
                      <a:avLst/>
                    </a:prstGeom>
                    <a:ln>
                      <a:noFill/>
                    </a:ln>
                  </pic:spPr>
                </pic:pic>
              </a:graphicData>
            </a:graphic>
          </wp:inline>
        </w:drawing>
      </w:r>
      <w:r>
        <w:t xml:space="preserve"> </w:t>
      </w:r>
      <w:r>
        <w:rPr>
          <w:noProof/>
        </w:rPr>
        <w:drawing>
          <wp:inline distT="0" distB="0" distL="0" distR="0" wp14:anchorId="567301AE" wp14:editId="151443AF">
            <wp:extent cx="2583815" cy="21456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2586926" cy="2148112"/>
                    </a:xfrm>
                    <a:prstGeom prst="rect">
                      <a:avLst/>
                    </a:prstGeom>
                    <a:noFill/>
                    <a:ln>
                      <a:noFill/>
                    </a:ln>
                  </pic:spPr>
                </pic:pic>
              </a:graphicData>
            </a:graphic>
          </wp:inline>
        </w:drawing>
      </w:r>
    </w:p>
    <w:p w14:paraId="31EACDFE" w14:textId="77777777" w:rsidR="00FA4301" w:rsidRDefault="00BC26C2">
      <w:pPr>
        <w:pStyle w:val="afe"/>
      </w:pPr>
      <w:r>
        <w:t>（</w:t>
      </w:r>
      <w:r>
        <w:t>c</w:t>
      </w:r>
      <w:r>
        <w:t>）</w:t>
      </w:r>
      <w:r>
        <w:t>WI</w:t>
      </w:r>
      <w:r>
        <w:t>加点准则</w:t>
      </w:r>
      <w:r>
        <w:tab/>
        <w:t xml:space="preserve">                                            </w:t>
      </w:r>
      <w:r>
        <w:t>（</w:t>
      </w:r>
      <w:r>
        <w:t>d</w:t>
      </w:r>
      <w:r>
        <w:t>）混合多点加点准则</w:t>
      </w:r>
    </w:p>
    <w:p w14:paraId="17ED6284" w14:textId="77777777" w:rsidR="00FA4301" w:rsidRDefault="00BC26C2">
      <w:pPr>
        <w:pStyle w:val="afd"/>
      </w:pPr>
      <w:r>
        <w:rPr>
          <w:rFonts w:hint="eastAsia"/>
        </w:rPr>
        <w:t>图</w:t>
      </w:r>
      <w:r>
        <w:t xml:space="preserve">5 </w:t>
      </w:r>
      <w:r>
        <w:rPr>
          <w:rFonts w:ascii="楷体" w:hAnsi="楷体"/>
        </w:rPr>
        <w:t>基于</w:t>
      </w:r>
      <w:r>
        <w:t>Kriging</w:t>
      </w:r>
      <w:r>
        <w:rPr>
          <w:rFonts w:ascii="楷体" w:hAnsi="楷体"/>
        </w:rPr>
        <w:t>代理模型的</w:t>
      </w:r>
      <w:proofErr w:type="spellStart"/>
      <w:r>
        <w:rPr>
          <w:rFonts w:hint="eastAsia"/>
        </w:rPr>
        <w:t>Sasena</w:t>
      </w:r>
      <w:proofErr w:type="spellEnd"/>
      <w:r>
        <w:rPr>
          <w:rFonts w:ascii="楷体" w:hAnsi="楷体"/>
        </w:rPr>
        <w:t>的优化结果</w:t>
      </w:r>
    </w:p>
    <w:p w14:paraId="08E9223F" w14:textId="77777777" w:rsidR="00FA4301" w:rsidRDefault="00BC26C2">
      <w:pPr>
        <w:pStyle w:val="afd"/>
      </w:pPr>
      <w:r>
        <w:t>表</w:t>
      </w:r>
      <w:r>
        <w:t xml:space="preserve">3 </w:t>
      </w:r>
      <w:r>
        <w:t>性能评价指标</w:t>
      </w:r>
    </w:p>
    <w:tbl>
      <w:tblPr>
        <w:tblStyle w:val="af6"/>
        <w:tblW w:w="0" w:type="auto"/>
        <w:jc w:val="center"/>
        <w:tblBorders>
          <w:left w:val="none" w:sz="0" w:space="0" w:color="auto"/>
          <w:right w:val="none" w:sz="0" w:space="0" w:color="auto"/>
        </w:tblBorders>
        <w:tblLook w:val="04A0" w:firstRow="1" w:lastRow="0" w:firstColumn="1" w:lastColumn="0" w:noHBand="0" w:noVBand="1"/>
      </w:tblPr>
      <w:tblGrid>
        <w:gridCol w:w="1339"/>
        <w:gridCol w:w="1920"/>
        <w:gridCol w:w="1629"/>
        <w:gridCol w:w="1451"/>
        <w:gridCol w:w="1967"/>
      </w:tblGrid>
      <w:tr w:rsidR="00FA4301" w14:paraId="6D01DA66" w14:textId="77777777">
        <w:trPr>
          <w:jc w:val="center"/>
        </w:trPr>
        <w:tc>
          <w:tcPr>
            <w:tcW w:w="1356" w:type="dxa"/>
            <w:tcBorders>
              <w:top w:val="single" w:sz="12" w:space="0" w:color="auto"/>
              <w:left w:val="nil"/>
              <w:bottom w:val="single" w:sz="6" w:space="0" w:color="auto"/>
              <w:right w:val="nil"/>
            </w:tcBorders>
            <w:vAlign w:val="center"/>
          </w:tcPr>
          <w:p w14:paraId="72D37884" w14:textId="77777777" w:rsidR="00FA4301" w:rsidRDefault="00FA4301">
            <w:pPr>
              <w:pStyle w:val="afe"/>
            </w:pPr>
          </w:p>
        </w:tc>
        <w:tc>
          <w:tcPr>
            <w:tcW w:w="1967" w:type="dxa"/>
            <w:tcBorders>
              <w:top w:val="single" w:sz="12" w:space="0" w:color="auto"/>
              <w:left w:val="nil"/>
              <w:bottom w:val="single" w:sz="6" w:space="0" w:color="auto"/>
              <w:right w:val="nil"/>
            </w:tcBorders>
            <w:vAlign w:val="center"/>
          </w:tcPr>
          <w:p w14:paraId="35C3518C" w14:textId="77777777" w:rsidR="00FA4301" w:rsidRDefault="00BC26C2">
            <w:pPr>
              <w:pStyle w:val="afe"/>
            </w:pPr>
            <w:r>
              <w:t>OI</w:t>
            </w:r>
            <w:r>
              <w:rPr>
                <w:rFonts w:ascii="宋体" w:hAnsi="宋体"/>
              </w:rPr>
              <w:t>加点准则</w:t>
            </w:r>
          </w:p>
        </w:tc>
        <w:tc>
          <w:tcPr>
            <w:tcW w:w="1664" w:type="dxa"/>
            <w:tcBorders>
              <w:top w:val="single" w:sz="12" w:space="0" w:color="auto"/>
              <w:left w:val="nil"/>
              <w:bottom w:val="single" w:sz="6" w:space="0" w:color="auto"/>
              <w:right w:val="nil"/>
            </w:tcBorders>
            <w:vAlign w:val="center"/>
          </w:tcPr>
          <w:p w14:paraId="211C296D" w14:textId="77777777" w:rsidR="00FA4301" w:rsidRDefault="00BC26C2">
            <w:pPr>
              <w:pStyle w:val="afe"/>
            </w:pPr>
            <w:r>
              <w:t>EI</w:t>
            </w:r>
            <w:r>
              <w:rPr>
                <w:rFonts w:ascii="宋体" w:hAnsi="宋体"/>
              </w:rPr>
              <w:t>加点准则</w:t>
            </w:r>
          </w:p>
        </w:tc>
        <w:tc>
          <w:tcPr>
            <w:tcW w:w="1478" w:type="dxa"/>
            <w:tcBorders>
              <w:top w:val="single" w:sz="12" w:space="0" w:color="auto"/>
              <w:left w:val="nil"/>
              <w:bottom w:val="single" w:sz="6" w:space="0" w:color="auto"/>
              <w:right w:val="nil"/>
            </w:tcBorders>
            <w:vAlign w:val="center"/>
          </w:tcPr>
          <w:p w14:paraId="506DEB9A" w14:textId="77777777" w:rsidR="00FA4301" w:rsidRDefault="00BC26C2">
            <w:pPr>
              <w:pStyle w:val="afe"/>
            </w:pPr>
            <w:r>
              <w:t>WI</w:t>
            </w:r>
            <w:r>
              <w:rPr>
                <w:rFonts w:ascii="宋体" w:hAnsi="宋体"/>
              </w:rPr>
              <w:t>加点准则</w:t>
            </w:r>
          </w:p>
        </w:tc>
        <w:tc>
          <w:tcPr>
            <w:tcW w:w="2007" w:type="dxa"/>
            <w:tcBorders>
              <w:top w:val="single" w:sz="12" w:space="0" w:color="auto"/>
              <w:left w:val="nil"/>
              <w:bottom w:val="single" w:sz="6" w:space="0" w:color="auto"/>
              <w:right w:val="nil"/>
            </w:tcBorders>
            <w:vAlign w:val="center"/>
          </w:tcPr>
          <w:p w14:paraId="23F444D8" w14:textId="77777777" w:rsidR="00FA4301" w:rsidRDefault="00BC26C2">
            <w:pPr>
              <w:pStyle w:val="afe"/>
            </w:pPr>
            <w:r>
              <w:rPr>
                <w:rFonts w:ascii="宋体" w:hAnsi="宋体"/>
              </w:rPr>
              <w:t>混合多点加点准则</w:t>
            </w:r>
          </w:p>
        </w:tc>
      </w:tr>
      <w:tr w:rsidR="00FA4301" w14:paraId="3B9C0E9E" w14:textId="77777777">
        <w:trPr>
          <w:jc w:val="center"/>
        </w:trPr>
        <w:tc>
          <w:tcPr>
            <w:tcW w:w="1356" w:type="dxa"/>
            <w:tcBorders>
              <w:top w:val="single" w:sz="6" w:space="0" w:color="auto"/>
              <w:left w:val="nil"/>
              <w:bottom w:val="nil"/>
              <w:right w:val="nil"/>
            </w:tcBorders>
            <w:vAlign w:val="center"/>
          </w:tcPr>
          <w:p w14:paraId="7B246347" w14:textId="77777777" w:rsidR="00FA4301" w:rsidRDefault="00BC26C2">
            <w:pPr>
              <w:pStyle w:val="afe"/>
            </w:pPr>
            <w:r>
              <w:t>RMSE</w:t>
            </w:r>
          </w:p>
        </w:tc>
        <w:tc>
          <w:tcPr>
            <w:tcW w:w="1967" w:type="dxa"/>
            <w:tcBorders>
              <w:top w:val="single" w:sz="6" w:space="0" w:color="auto"/>
              <w:left w:val="nil"/>
              <w:bottom w:val="nil"/>
              <w:right w:val="nil"/>
            </w:tcBorders>
            <w:vAlign w:val="center"/>
          </w:tcPr>
          <w:p w14:paraId="3E018E1C" w14:textId="77777777" w:rsidR="00FA4301" w:rsidRDefault="00BC26C2">
            <w:pPr>
              <w:pStyle w:val="afe"/>
              <w:rPr>
                <w:rFonts w:cs="宋体"/>
                <w:kern w:val="0"/>
              </w:rPr>
            </w:pPr>
            <w:r>
              <w:rPr>
                <w:rFonts w:hint="eastAsia"/>
              </w:rPr>
              <w:t>1.616</w:t>
            </w:r>
            <w:r>
              <w:t>2</w:t>
            </w:r>
          </w:p>
        </w:tc>
        <w:tc>
          <w:tcPr>
            <w:tcW w:w="1664" w:type="dxa"/>
            <w:tcBorders>
              <w:top w:val="single" w:sz="6" w:space="0" w:color="auto"/>
              <w:left w:val="nil"/>
              <w:bottom w:val="nil"/>
              <w:right w:val="nil"/>
            </w:tcBorders>
            <w:vAlign w:val="center"/>
          </w:tcPr>
          <w:p w14:paraId="5CB590A0" w14:textId="77777777" w:rsidR="00FA4301" w:rsidRDefault="00BC26C2">
            <w:pPr>
              <w:pStyle w:val="afe"/>
              <w:rPr>
                <w:rFonts w:cs="宋体"/>
                <w:kern w:val="0"/>
              </w:rPr>
            </w:pPr>
            <w:r>
              <w:rPr>
                <w:rFonts w:hint="eastAsia"/>
              </w:rPr>
              <w:t>1.29</w:t>
            </w:r>
            <w:r>
              <w:t>05</w:t>
            </w:r>
          </w:p>
        </w:tc>
        <w:tc>
          <w:tcPr>
            <w:tcW w:w="1478" w:type="dxa"/>
            <w:tcBorders>
              <w:top w:val="single" w:sz="6" w:space="0" w:color="auto"/>
              <w:left w:val="nil"/>
              <w:bottom w:val="nil"/>
              <w:right w:val="nil"/>
            </w:tcBorders>
            <w:vAlign w:val="center"/>
          </w:tcPr>
          <w:p w14:paraId="3C7A3CC4" w14:textId="77777777" w:rsidR="00FA4301" w:rsidRDefault="00BC26C2">
            <w:pPr>
              <w:pStyle w:val="afe"/>
              <w:rPr>
                <w:rFonts w:cs="宋体"/>
                <w:b/>
                <w:bCs/>
                <w:kern w:val="0"/>
              </w:rPr>
            </w:pPr>
            <w:r>
              <w:rPr>
                <w:b/>
                <w:bCs/>
              </w:rPr>
              <w:t>0.2962</w:t>
            </w:r>
          </w:p>
        </w:tc>
        <w:tc>
          <w:tcPr>
            <w:tcW w:w="2007" w:type="dxa"/>
            <w:tcBorders>
              <w:top w:val="single" w:sz="6" w:space="0" w:color="auto"/>
              <w:left w:val="nil"/>
              <w:bottom w:val="nil"/>
              <w:right w:val="nil"/>
            </w:tcBorders>
            <w:vAlign w:val="center"/>
          </w:tcPr>
          <w:p w14:paraId="387A0199" w14:textId="77777777" w:rsidR="00FA4301" w:rsidRDefault="00BC26C2">
            <w:pPr>
              <w:pStyle w:val="afe"/>
              <w:rPr>
                <w:rFonts w:cs="宋体"/>
                <w:kern w:val="0"/>
              </w:rPr>
            </w:pPr>
            <w:r>
              <w:rPr>
                <w:rFonts w:hint="eastAsia"/>
              </w:rPr>
              <w:t>0.700</w:t>
            </w:r>
            <w:r>
              <w:t>5</w:t>
            </w:r>
            <w:ins w:id="826" w:author="M" w:date="2024-11-25T13:49:00Z">
              <w:r>
                <w:rPr>
                  <w:rFonts w:hint="eastAsia"/>
                </w:rPr>
                <w:t>？</w:t>
              </w:r>
            </w:ins>
          </w:p>
        </w:tc>
      </w:tr>
      <w:tr w:rsidR="00FA4301" w14:paraId="75C88A53" w14:textId="77777777">
        <w:trPr>
          <w:jc w:val="center"/>
        </w:trPr>
        <w:tc>
          <w:tcPr>
            <w:tcW w:w="1356" w:type="dxa"/>
            <w:tcBorders>
              <w:top w:val="nil"/>
              <w:left w:val="nil"/>
              <w:bottom w:val="single" w:sz="12" w:space="0" w:color="auto"/>
              <w:right w:val="nil"/>
            </w:tcBorders>
            <w:vAlign w:val="center"/>
          </w:tcPr>
          <w:p w14:paraId="6CE99A8A" w14:textId="77777777" w:rsidR="00FA4301" w:rsidRDefault="00BC26C2">
            <w:pPr>
              <w:pStyle w:val="afe"/>
            </w:pPr>
            <w:r>
              <w:t>RRMSE</w:t>
            </w:r>
          </w:p>
        </w:tc>
        <w:tc>
          <w:tcPr>
            <w:tcW w:w="1967" w:type="dxa"/>
            <w:tcBorders>
              <w:top w:val="nil"/>
              <w:left w:val="nil"/>
              <w:bottom w:val="single" w:sz="12" w:space="0" w:color="auto"/>
              <w:right w:val="nil"/>
            </w:tcBorders>
            <w:vAlign w:val="center"/>
          </w:tcPr>
          <w:p w14:paraId="58DA837D" w14:textId="77777777" w:rsidR="00FA4301" w:rsidRDefault="00BC26C2">
            <w:pPr>
              <w:pStyle w:val="afe"/>
              <w:rPr>
                <w:rFonts w:cs="宋体"/>
                <w:kern w:val="0"/>
              </w:rPr>
            </w:pPr>
            <w:r>
              <w:rPr>
                <w:rFonts w:hint="eastAsia"/>
              </w:rPr>
              <w:t>0.2871</w:t>
            </w:r>
          </w:p>
        </w:tc>
        <w:tc>
          <w:tcPr>
            <w:tcW w:w="1664" w:type="dxa"/>
            <w:tcBorders>
              <w:top w:val="nil"/>
              <w:left w:val="nil"/>
              <w:bottom w:val="single" w:sz="12" w:space="0" w:color="auto"/>
              <w:right w:val="nil"/>
            </w:tcBorders>
            <w:vAlign w:val="center"/>
          </w:tcPr>
          <w:p w14:paraId="51F326DB" w14:textId="77777777" w:rsidR="00FA4301" w:rsidRDefault="00BC26C2">
            <w:pPr>
              <w:pStyle w:val="afe"/>
              <w:rPr>
                <w:rFonts w:cs="宋体"/>
                <w:kern w:val="0"/>
              </w:rPr>
            </w:pPr>
            <w:r>
              <w:rPr>
                <w:rFonts w:hint="eastAsia"/>
              </w:rPr>
              <w:t>0.284</w:t>
            </w:r>
            <w:r>
              <w:t>4</w:t>
            </w:r>
          </w:p>
        </w:tc>
        <w:tc>
          <w:tcPr>
            <w:tcW w:w="1478" w:type="dxa"/>
            <w:tcBorders>
              <w:top w:val="nil"/>
              <w:left w:val="nil"/>
              <w:bottom w:val="single" w:sz="12" w:space="0" w:color="auto"/>
              <w:right w:val="nil"/>
            </w:tcBorders>
            <w:vAlign w:val="center"/>
          </w:tcPr>
          <w:p w14:paraId="78266E3B" w14:textId="77777777" w:rsidR="00FA4301" w:rsidRDefault="00BC26C2">
            <w:pPr>
              <w:pStyle w:val="afe"/>
              <w:rPr>
                <w:rFonts w:cs="宋体"/>
                <w:b/>
                <w:bCs/>
                <w:kern w:val="0"/>
              </w:rPr>
            </w:pPr>
            <w:r>
              <w:rPr>
                <w:b/>
                <w:bCs/>
              </w:rPr>
              <w:t>0.0508</w:t>
            </w:r>
          </w:p>
        </w:tc>
        <w:tc>
          <w:tcPr>
            <w:tcW w:w="2007" w:type="dxa"/>
            <w:tcBorders>
              <w:top w:val="nil"/>
              <w:left w:val="nil"/>
              <w:bottom w:val="single" w:sz="12" w:space="0" w:color="auto"/>
              <w:right w:val="nil"/>
            </w:tcBorders>
            <w:vAlign w:val="center"/>
          </w:tcPr>
          <w:p w14:paraId="755FC2FE" w14:textId="77777777" w:rsidR="00FA4301" w:rsidRDefault="00BC26C2">
            <w:pPr>
              <w:pStyle w:val="afe"/>
              <w:rPr>
                <w:rFonts w:cs="宋体"/>
                <w:kern w:val="0"/>
              </w:rPr>
            </w:pPr>
            <w:r>
              <w:rPr>
                <w:rFonts w:hint="eastAsia"/>
              </w:rPr>
              <w:t>0.1312</w:t>
            </w:r>
            <w:ins w:id="827" w:author="M" w:date="2024-11-25T13:49:00Z">
              <w:r>
                <w:rPr>
                  <w:rFonts w:hint="eastAsia"/>
                </w:rPr>
                <w:t>？</w:t>
              </w:r>
            </w:ins>
          </w:p>
        </w:tc>
      </w:tr>
    </w:tbl>
    <w:p w14:paraId="296F7C54" w14:textId="77777777" w:rsidR="00FA4301" w:rsidRDefault="00BC26C2">
      <w:pPr>
        <w:pStyle w:val="C"/>
        <w:ind w:firstLine="420"/>
        <w:rPr>
          <w:rFonts w:ascii="宋体" w:hAnsi="宋体"/>
        </w:rPr>
      </w:pPr>
      <w:r>
        <w:t>图</w:t>
      </w:r>
      <w:r>
        <w:t>5</w:t>
      </w:r>
      <w:r>
        <w:t>为基于</w:t>
      </w:r>
      <w:r>
        <w:t>Kriging</w:t>
      </w:r>
      <w:r>
        <w:t>代理模型的</w:t>
      </w:r>
      <w:proofErr w:type="spellStart"/>
      <w:r>
        <w:rPr>
          <w:rFonts w:hint="eastAsia"/>
        </w:rPr>
        <w:t>Sasena</w:t>
      </w:r>
      <w:proofErr w:type="spellEnd"/>
      <w:r>
        <w:t>的优化结果</w:t>
      </w:r>
      <w:r>
        <w:rPr>
          <w:rFonts w:ascii="宋体" w:hAnsi="宋体"/>
        </w:rPr>
        <w:t>，</w:t>
      </w:r>
      <w:r>
        <w:t>其中图示的横坐标表示测试样本的编号，纵坐标表示测试样本的响应值</w:t>
      </w:r>
      <w:r>
        <w:rPr>
          <w:rFonts w:hint="eastAsia"/>
        </w:rPr>
        <w:t>。</w:t>
      </w:r>
      <w:r>
        <w:t>由图</w:t>
      </w:r>
      <w:r>
        <w:t>5</w:t>
      </w:r>
      <w:r>
        <w:rPr>
          <w:rFonts w:hint="eastAsia"/>
        </w:rPr>
        <w:t>和表</w:t>
      </w:r>
      <w:r>
        <w:rPr>
          <w:rFonts w:hint="eastAsia"/>
        </w:rPr>
        <w:t>3</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代理模型的优化结果中，真实响应值和预测响应值重合的</w:t>
      </w:r>
      <w:r>
        <w:rPr>
          <w:rFonts w:ascii="宋体" w:hAnsi="宋体" w:hint="eastAsia"/>
        </w:rPr>
        <w:t>效果同样好于</w:t>
      </w:r>
      <w:r>
        <w:rPr>
          <w:rFonts w:ascii="宋体" w:hAnsi="宋体"/>
        </w:rPr>
        <w:t>基于</w:t>
      </w:r>
      <w:r>
        <w:t>OI</w:t>
      </w:r>
      <w:r>
        <w:rPr>
          <w:rFonts w:ascii="宋体" w:hAnsi="宋体"/>
        </w:rPr>
        <w:t>加点准则和</w:t>
      </w:r>
      <w:r>
        <w:t>EI</w:t>
      </w:r>
      <w:r>
        <w:rPr>
          <w:rFonts w:ascii="宋体" w:hAnsi="宋体"/>
        </w:rPr>
        <w:t>加点准则，在真实响应值较小的样本点处，具有较高的预测精度</w:t>
      </w:r>
      <w:r>
        <w:rPr>
          <w:rFonts w:ascii="宋体" w:hAnsi="宋体" w:hint="eastAsia"/>
        </w:rPr>
        <w:t>，并且</w:t>
      </w:r>
      <w:r>
        <w:t>WI</w:t>
      </w:r>
      <w:r>
        <w:rPr>
          <w:rFonts w:ascii="宋体" w:hAnsi="宋体" w:hint="eastAsia"/>
        </w:rPr>
        <w:t>加点准则和</w:t>
      </w:r>
      <w:r>
        <w:rPr>
          <w:rFonts w:ascii="宋体" w:hAnsi="宋体"/>
        </w:rPr>
        <w:t>混合多点加点准则</w:t>
      </w:r>
      <w:r>
        <w:rPr>
          <w:rFonts w:ascii="宋体" w:hAnsi="宋体" w:hint="eastAsia"/>
        </w:rPr>
        <w:t>的RMSM</w:t>
      </w:r>
      <w:proofErr w:type="gramStart"/>
      <w:r>
        <w:rPr>
          <w:rFonts w:ascii="宋体" w:hAnsi="宋体" w:hint="eastAsia"/>
        </w:rPr>
        <w:t>值明显</w:t>
      </w:r>
      <w:proofErr w:type="gramEnd"/>
      <w:r>
        <w:rPr>
          <w:rFonts w:ascii="宋体" w:hAnsi="宋体" w:hint="eastAsia"/>
        </w:rPr>
        <w:t>小于另外两种加点准则。</w:t>
      </w:r>
    </w:p>
    <w:p w14:paraId="54C4A973" w14:textId="5EFA7FD2" w:rsidR="00FA4301" w:rsidRDefault="003B29C6">
      <w:pPr>
        <w:pStyle w:val="3"/>
        <w:keepNext w:val="0"/>
        <w:keepLines w:val="0"/>
        <w:widowControl/>
        <w:numPr>
          <w:ilvl w:val="255"/>
          <w:numId w:val="0"/>
        </w:numPr>
        <w:spacing w:line="23" w:lineRule="atLeast"/>
        <w:ind w:firstLineChars="300" w:firstLine="632"/>
        <w:rPr>
          <w:ins w:id="828" w:author="Administrator" w:date="2025-03-10T15:55:00Z"/>
          <w:rFonts w:ascii="Segoe UI" w:eastAsia="Segoe UI" w:hAnsi="Segoe UI" w:cs="Segoe UI"/>
          <w:color w:val="404040"/>
        </w:rPr>
        <w:pPrChange w:id="829" w:author="吴溜" w:date="2025-05-12T14:53:00Z">
          <w:pPr>
            <w:pStyle w:val="3"/>
            <w:keepNext w:val="0"/>
            <w:keepLines w:val="0"/>
            <w:widowControl/>
            <w:spacing w:line="23" w:lineRule="atLeast"/>
            <w:ind w:firstLine="0"/>
          </w:pPr>
        </w:pPrChange>
      </w:pPr>
      <w:ins w:id="830" w:author="昌楠" w:date="2025-08-18T21:27:00Z">
        <w:r>
          <w:rPr>
            <w:rStyle w:val="af7"/>
            <w:rFonts w:ascii="Segoe UI" w:eastAsia="Segoe UI" w:hAnsi="Segoe UI" w:cs="Segoe UI"/>
            <w:b/>
            <w:bCs/>
            <w:color w:val="404040"/>
          </w:rPr>
          <w:t xml:space="preserve">2.5.3 </w:t>
        </w:r>
      </w:ins>
      <w:proofErr w:type="spellStart"/>
      <w:ins w:id="831" w:author="Administrator" w:date="2025-03-10T15:54:00Z">
        <w:r w:rsidR="00BC26C2">
          <w:rPr>
            <w:rStyle w:val="af7"/>
            <w:rFonts w:ascii="Segoe UI" w:eastAsia="Segoe UI" w:hAnsi="Segoe UI" w:cs="Segoe UI"/>
            <w:b/>
            <w:bCs/>
            <w:color w:val="404040"/>
          </w:rPr>
          <w:t>Rastrigin</w:t>
        </w:r>
        <w:proofErr w:type="spellEnd"/>
        <w:r w:rsidR="00BC26C2">
          <w:rPr>
            <w:rStyle w:val="af7"/>
            <w:rFonts w:ascii="Segoe UI" w:eastAsia="Segoe UI" w:hAnsi="Segoe UI" w:cs="Segoe UI"/>
            <w:b/>
            <w:bCs/>
            <w:color w:val="404040"/>
          </w:rPr>
          <w:t>函数</w:t>
        </w:r>
      </w:ins>
    </w:p>
    <w:p w14:paraId="309C3E0B" w14:textId="77777777" w:rsidR="00F102CD" w:rsidRDefault="003B29C6" w:rsidP="00F102CD">
      <w:pPr>
        <w:ind w:firstLine="420"/>
        <w:rPr>
          <w:ins w:id="832" w:author="昌楠" w:date="2025-08-19T00:09:00Z"/>
          <w:rStyle w:val="af7"/>
          <w:rFonts w:asciiTheme="minorEastAsia" w:hAnsiTheme="minorEastAsia" w:cs="Segoe UI"/>
          <w:color w:val="404040"/>
        </w:rPr>
      </w:pPr>
      <w:proofErr w:type="spellStart"/>
      <w:ins w:id="833" w:author="昌楠" w:date="2025-08-18T21:28:00Z">
        <w:r>
          <w:rPr>
            <w:rStyle w:val="af7"/>
            <w:rFonts w:ascii="Segoe UI" w:eastAsia="Segoe UI" w:hAnsi="Segoe UI" w:cs="Segoe UI"/>
            <w:color w:val="404040"/>
          </w:rPr>
          <w:lastRenderedPageBreak/>
          <w:t>R</w:t>
        </w:r>
        <w:r>
          <w:rPr>
            <w:rStyle w:val="af7"/>
            <w:rFonts w:asciiTheme="minorEastAsia" w:hAnsiTheme="minorEastAsia" w:cs="Segoe UI"/>
            <w:color w:val="404040"/>
          </w:rPr>
          <w:t>astrigin</w:t>
        </w:r>
        <w:proofErr w:type="spellEnd"/>
        <w:r>
          <w:rPr>
            <w:rStyle w:val="af7"/>
            <w:rFonts w:asciiTheme="minorEastAsia" w:hAnsiTheme="minorEastAsia" w:cs="Segoe UI" w:hint="eastAsia"/>
            <w:color w:val="404040"/>
          </w:rPr>
          <w:t>函数数学模型如下：</w:t>
        </w:r>
      </w:ins>
    </w:p>
    <w:p w14:paraId="62BE2A56" w14:textId="58FD7AA5" w:rsidR="00FA4301" w:rsidRPr="00F102CD" w:rsidRDefault="00F102CD" w:rsidP="00EF693E">
      <w:pPr>
        <w:ind w:firstLineChars="200" w:firstLine="422"/>
        <w:rPr>
          <w:rFonts w:ascii="Times New Roman" w:eastAsia="宋体" w:hAnsi="Times New Roman"/>
        </w:rPr>
      </w:pPr>
      <w:ins w:id="834" w:author="Administrator" w:date="2025-03-11T16:55:00Z">
        <w:r>
          <w:rPr>
            <w:rStyle w:val="af7"/>
            <w:rFonts w:ascii="Segoe UI" w:eastAsia="Segoe UI" w:hAnsi="Segoe UI" w:cs="Segoe UI"/>
            <w:color w:val="404040"/>
          </w:rPr>
          <w:object w:dxaOrig="3379" w:dyaOrig="680" w14:anchorId="4AF34762">
            <v:shape id="_x0000_i1119" type="#_x0000_t75" style="width:176.35pt;height:30.5pt" o:ole="">
              <v:imagedata r:id="rId205" o:title=""/>
              <o:lock v:ext="edit" aspectratio="f"/>
            </v:shape>
            <o:OLEObject Type="Embed" ProgID="Equation.DSMT4" ShapeID="_x0000_i1119" DrawAspect="Content" ObjectID="_1817499904" r:id="rId206"/>
          </w:object>
        </w:r>
      </w:ins>
      <w:r>
        <w:rPr>
          <w:rStyle w:val="af7"/>
          <w:rFonts w:ascii="Segoe UI" w:eastAsia="Segoe UI" w:hAnsi="Segoe UI" w:cs="Segoe UI"/>
          <w:color w:val="404040"/>
        </w:rPr>
        <w:t xml:space="preserve">                                                           </w:t>
      </w:r>
      <w:r w:rsidR="00EF693E">
        <w:rPr>
          <w:rStyle w:val="af7"/>
          <w:rFonts w:ascii="Segoe UI" w:eastAsia="Segoe UI" w:hAnsi="Segoe UI" w:cs="Segoe UI"/>
          <w:color w:val="404040"/>
        </w:rPr>
        <w:t xml:space="preserve">        </w:t>
      </w:r>
      <w:r>
        <w:rPr>
          <w:rStyle w:val="af7"/>
          <w:rFonts w:ascii="Segoe UI" w:eastAsia="Segoe UI" w:hAnsi="Segoe UI" w:cs="Segoe UI"/>
          <w:color w:val="404040"/>
        </w:rPr>
        <w:t xml:space="preserve">  </w:t>
      </w:r>
      <w:r w:rsidRPr="00F102CD">
        <w:rPr>
          <w:rFonts w:ascii="Times New Roman" w:eastAsia="宋体" w:hAnsi="Times New Roman"/>
        </w:rPr>
        <w:t>(3-7)</w:t>
      </w:r>
    </w:p>
    <w:p w14:paraId="4CA51A3F" w14:textId="5E2F7C87" w:rsidR="00487A0C" w:rsidRDefault="00487A0C" w:rsidP="00F102CD">
      <w:pPr>
        <w:rPr>
          <w:rFonts w:hint="eastAsia"/>
        </w:rPr>
      </w:pPr>
      <w:r>
        <w:rPr>
          <w:rFonts w:hint="eastAsia"/>
          <w:noProof/>
        </w:rPr>
        <w:drawing>
          <wp:anchor distT="0" distB="0" distL="114300" distR="114300" simplePos="0" relativeHeight="251664384" behindDoc="0" locked="0" layoutInCell="1" allowOverlap="1" wp14:anchorId="4FAC05E3" wp14:editId="33CFEE54">
            <wp:simplePos x="0" y="0"/>
            <wp:positionH relativeFrom="column">
              <wp:posOffset>-881316</wp:posOffset>
            </wp:positionH>
            <wp:positionV relativeFrom="paragraph">
              <wp:posOffset>369269</wp:posOffset>
            </wp:positionV>
            <wp:extent cx="6895645" cy="3479370"/>
            <wp:effectExtent l="0" t="0" r="635" b="6985"/>
            <wp:wrapTight wrapText="bothSides">
              <wp:wrapPolygon edited="0">
                <wp:start x="0" y="0"/>
                <wp:lineTo x="0" y="21525"/>
                <wp:lineTo x="21542" y="21525"/>
                <wp:lineTo x="21542" y="0"/>
                <wp:lineTo x="0" y="0"/>
              </wp:wrapPolygon>
            </wp:wrapTight>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07">
                      <a:extLst>
                        <a:ext uri="{28A0092B-C50C-407E-A947-70E740481C1C}">
                          <a14:useLocalDpi xmlns:a14="http://schemas.microsoft.com/office/drawing/2010/main" val="0"/>
                        </a:ext>
                      </a:extLst>
                    </a:blip>
                    <a:stretch>
                      <a:fillRect/>
                    </a:stretch>
                  </pic:blipFill>
                  <pic:spPr>
                    <a:xfrm>
                      <a:off x="0" y="0"/>
                      <a:ext cx="6895645" cy="3479370"/>
                    </a:xfrm>
                    <a:prstGeom prst="rect">
                      <a:avLst/>
                    </a:prstGeom>
                  </pic:spPr>
                </pic:pic>
              </a:graphicData>
            </a:graphic>
            <wp14:sizeRelH relativeFrom="margin">
              <wp14:pctWidth>0</wp14:pctWidth>
            </wp14:sizeRelH>
            <wp14:sizeRelV relativeFrom="margin">
              <wp14:pctHeight>0</wp14:pctHeight>
            </wp14:sizeRelV>
          </wp:anchor>
        </w:drawing>
      </w:r>
      <w:r w:rsidR="00F102CD">
        <w:rPr>
          <w:rStyle w:val="af7"/>
          <w:rFonts w:ascii="Segoe UI" w:hAnsi="Segoe UI" w:cs="Segoe UI"/>
          <w:color w:val="404040"/>
        </w:rPr>
        <w:tab/>
      </w:r>
      <w:r w:rsidR="00F102CD" w:rsidRPr="00F102CD">
        <w:rPr>
          <w:rFonts w:ascii="宋体" w:eastAsia="宋体" w:hAnsi="宋体"/>
        </w:rPr>
        <w:t>式中</w:t>
      </w:r>
      <w:r w:rsidR="00F102CD">
        <w:rPr>
          <w:rFonts w:ascii="宋体" w:eastAsia="宋体" w:hAnsi="宋体" w:hint="eastAsia"/>
        </w:rPr>
        <w:t>,</w:t>
      </w:r>
      <w:r w:rsidR="00587912" w:rsidRPr="00587912">
        <w:t xml:space="preserve"> </w:t>
      </w:r>
      <w:r w:rsidR="00587912" w:rsidRPr="005F73E3">
        <w:rPr>
          <w:position w:val="-12"/>
        </w:rPr>
        <w:object w:dxaOrig="1320" w:dyaOrig="320" w14:anchorId="20A88200">
          <v:shape id="_x0000_i1120" type="#_x0000_t75" style="width:87.85pt;height:15.85pt;mso-position-horizontal:left" o:ole="" o:allowoverlap="f">
            <v:imagedata r:id="rId208" o:title=""/>
          </v:shape>
          <o:OLEObject Type="Embed" ProgID="Equation.DSMT4" ShapeID="_x0000_i1120" DrawAspect="Content" ObjectID="_1817499905" r:id="rId209"/>
        </w:object>
      </w:r>
      <w:r w:rsidR="00587912">
        <w:rPr>
          <w:rFonts w:ascii="宋体" w:eastAsia="宋体" w:hAnsi="宋体"/>
        </w:rPr>
        <w:t>,</w:t>
      </w:r>
      <w:r w:rsidR="00587912" w:rsidRPr="00587912">
        <w:rPr>
          <w:noProof/>
        </w:rPr>
        <w:t xml:space="preserve"> </w:t>
      </w:r>
      <w:r w:rsidR="00587912" w:rsidRPr="005F73E3">
        <w:rPr>
          <w:position w:val="-6"/>
        </w:rPr>
        <w:object w:dxaOrig="440" w:dyaOrig="240" w14:anchorId="515473BA">
          <v:shape id="_x0000_i1121" type="#_x0000_t75" style="width:21.95pt;height:12.2pt" o:ole="" o:allowoverlap="f">
            <v:imagedata r:id="rId210" o:title=""/>
          </v:shape>
          <o:OLEObject Type="Embed" ProgID="Equation.DSMT4" ShapeID="_x0000_i1121" DrawAspect="Content" ObjectID="_1817499906" r:id="rId211"/>
        </w:object>
      </w:r>
      <w:r w:rsidR="00587912">
        <w:rPr>
          <w:rFonts w:hint="eastAsia"/>
        </w:rPr>
        <w:t>。</w:t>
      </w:r>
    </w:p>
    <w:p w14:paraId="4B24A7DB" w14:textId="11A51A12" w:rsidR="0058435A" w:rsidRDefault="0058435A" w:rsidP="0058435A">
      <w:pPr>
        <w:pStyle w:val="afc"/>
        <w:ind w:left="360" w:firstLineChars="0" w:firstLine="0"/>
        <w:jc w:val="center"/>
        <w:rPr>
          <w:rFonts w:ascii="Times New Roman" w:eastAsia="楷体" w:hAnsi="Times New Roman"/>
          <w:iCs/>
          <w:szCs w:val="22"/>
        </w:rPr>
      </w:pPr>
      <w:r w:rsidRPr="0058435A">
        <w:rPr>
          <w:rFonts w:ascii="Times New Roman" w:eastAsia="楷体" w:hAnsi="Times New Roman" w:hint="eastAsia"/>
          <w:iCs/>
          <w:szCs w:val="22"/>
        </w:rPr>
        <w:t>图</w:t>
      </w:r>
      <w:r w:rsidRPr="0058435A">
        <w:rPr>
          <w:rFonts w:ascii="Times New Roman" w:eastAsia="楷体" w:hAnsi="Times New Roman" w:hint="eastAsia"/>
          <w:iCs/>
          <w:szCs w:val="22"/>
        </w:rPr>
        <w:t>6</w:t>
      </w:r>
      <w:r w:rsidRPr="0058435A">
        <w:rPr>
          <w:rFonts w:ascii="Times New Roman" w:eastAsia="楷体" w:hAnsi="Times New Roman"/>
          <w:iCs/>
          <w:szCs w:val="22"/>
        </w:rPr>
        <w:t xml:space="preserve"> </w:t>
      </w:r>
      <w:r w:rsidRPr="0058435A">
        <w:rPr>
          <w:rFonts w:ascii="Times New Roman" w:eastAsia="楷体" w:hAnsi="Times New Roman" w:hint="eastAsia"/>
          <w:iCs/>
          <w:szCs w:val="22"/>
        </w:rPr>
        <w:t>基于</w:t>
      </w:r>
      <w:r w:rsidRPr="0058435A">
        <w:rPr>
          <w:rFonts w:ascii="Times New Roman" w:eastAsia="楷体" w:hAnsi="Times New Roman" w:hint="eastAsia"/>
          <w:iCs/>
          <w:szCs w:val="22"/>
        </w:rPr>
        <w:t>Kriging</w:t>
      </w:r>
      <w:r w:rsidRPr="0058435A">
        <w:rPr>
          <w:rFonts w:ascii="Times New Roman" w:eastAsia="楷体" w:hAnsi="Times New Roman" w:hint="eastAsia"/>
          <w:iCs/>
          <w:szCs w:val="22"/>
        </w:rPr>
        <w:t>代理模型的</w:t>
      </w:r>
      <w:proofErr w:type="spellStart"/>
      <w:r w:rsidRPr="0058435A">
        <w:rPr>
          <w:rFonts w:ascii="Times New Roman" w:eastAsia="楷体" w:hAnsi="Times New Roman" w:hint="eastAsia"/>
          <w:iCs/>
          <w:szCs w:val="22"/>
        </w:rPr>
        <w:t>Rsatrigin</w:t>
      </w:r>
      <w:proofErr w:type="spellEnd"/>
      <w:r w:rsidRPr="0058435A">
        <w:rPr>
          <w:rFonts w:ascii="Times New Roman" w:eastAsia="楷体" w:hAnsi="Times New Roman" w:hint="eastAsia"/>
          <w:iCs/>
          <w:szCs w:val="22"/>
        </w:rPr>
        <w:t>的优化结果</w:t>
      </w:r>
    </w:p>
    <w:p w14:paraId="05E5DBD7" w14:textId="77777777" w:rsidR="00487A0C" w:rsidRDefault="00487A0C" w:rsidP="0058435A">
      <w:pPr>
        <w:pStyle w:val="afc"/>
        <w:ind w:left="360" w:firstLineChars="0" w:firstLine="0"/>
        <w:jc w:val="center"/>
        <w:rPr>
          <w:rFonts w:ascii="Times New Roman" w:eastAsia="楷体" w:hAnsi="Times New Roman" w:hint="eastAsia"/>
          <w:iCs/>
          <w:szCs w:val="22"/>
        </w:rPr>
      </w:pPr>
    </w:p>
    <w:p w14:paraId="2CA9E643" w14:textId="66BBB73D" w:rsidR="0058435A" w:rsidRDefault="0058435A" w:rsidP="0058435A">
      <w:pPr>
        <w:pStyle w:val="afd"/>
      </w:pPr>
      <w:r>
        <w:t>表</w:t>
      </w:r>
      <w:r>
        <w:t xml:space="preserve">4 </w:t>
      </w:r>
      <w:r>
        <w:t>性能评价指标</w:t>
      </w:r>
    </w:p>
    <w:tbl>
      <w:tblPr>
        <w:tblStyle w:val="af6"/>
        <w:tblW w:w="0" w:type="auto"/>
        <w:jc w:val="center"/>
        <w:tblBorders>
          <w:left w:val="none" w:sz="0" w:space="0" w:color="auto"/>
          <w:right w:val="none" w:sz="0" w:space="0" w:color="auto"/>
        </w:tblBorders>
        <w:tblLook w:val="04A0" w:firstRow="1" w:lastRow="0" w:firstColumn="1" w:lastColumn="0" w:noHBand="0" w:noVBand="1"/>
      </w:tblPr>
      <w:tblGrid>
        <w:gridCol w:w="1339"/>
        <w:gridCol w:w="1920"/>
        <w:gridCol w:w="1629"/>
        <w:gridCol w:w="1451"/>
        <w:gridCol w:w="1967"/>
      </w:tblGrid>
      <w:tr w:rsidR="0058435A" w14:paraId="03065624" w14:textId="77777777" w:rsidTr="00487A0C">
        <w:trPr>
          <w:jc w:val="center"/>
        </w:trPr>
        <w:tc>
          <w:tcPr>
            <w:tcW w:w="1339" w:type="dxa"/>
            <w:tcBorders>
              <w:top w:val="single" w:sz="12" w:space="0" w:color="auto"/>
              <w:left w:val="nil"/>
              <w:bottom w:val="single" w:sz="6" w:space="0" w:color="auto"/>
              <w:right w:val="nil"/>
            </w:tcBorders>
            <w:vAlign w:val="center"/>
          </w:tcPr>
          <w:p w14:paraId="0CF364D8" w14:textId="77777777" w:rsidR="0058435A" w:rsidRDefault="0058435A" w:rsidP="00A631F6">
            <w:pPr>
              <w:pStyle w:val="afe"/>
            </w:pPr>
          </w:p>
        </w:tc>
        <w:tc>
          <w:tcPr>
            <w:tcW w:w="1920" w:type="dxa"/>
            <w:tcBorders>
              <w:top w:val="single" w:sz="12" w:space="0" w:color="auto"/>
              <w:left w:val="nil"/>
              <w:bottom w:val="single" w:sz="6" w:space="0" w:color="auto"/>
              <w:right w:val="nil"/>
            </w:tcBorders>
            <w:vAlign w:val="center"/>
          </w:tcPr>
          <w:p w14:paraId="70707766" w14:textId="77777777" w:rsidR="0058435A" w:rsidRDefault="0058435A" w:rsidP="00A631F6">
            <w:pPr>
              <w:pStyle w:val="afe"/>
            </w:pPr>
            <w:r>
              <w:t>OI</w:t>
            </w:r>
            <w:r>
              <w:rPr>
                <w:rFonts w:ascii="宋体" w:hAnsi="宋体"/>
              </w:rPr>
              <w:t>加点准则</w:t>
            </w:r>
          </w:p>
        </w:tc>
        <w:tc>
          <w:tcPr>
            <w:tcW w:w="1629" w:type="dxa"/>
            <w:tcBorders>
              <w:top w:val="single" w:sz="12" w:space="0" w:color="auto"/>
              <w:left w:val="nil"/>
              <w:bottom w:val="single" w:sz="6" w:space="0" w:color="auto"/>
              <w:right w:val="nil"/>
            </w:tcBorders>
            <w:vAlign w:val="center"/>
          </w:tcPr>
          <w:p w14:paraId="25A18874" w14:textId="77777777" w:rsidR="0058435A" w:rsidRDefault="0058435A" w:rsidP="00A631F6">
            <w:pPr>
              <w:pStyle w:val="afe"/>
            </w:pPr>
            <w:r>
              <w:t>EI</w:t>
            </w:r>
            <w:r>
              <w:rPr>
                <w:rFonts w:ascii="宋体" w:hAnsi="宋体"/>
              </w:rPr>
              <w:t>加点准则</w:t>
            </w:r>
          </w:p>
        </w:tc>
        <w:tc>
          <w:tcPr>
            <w:tcW w:w="1451" w:type="dxa"/>
            <w:tcBorders>
              <w:top w:val="single" w:sz="12" w:space="0" w:color="auto"/>
              <w:left w:val="nil"/>
              <w:bottom w:val="single" w:sz="6" w:space="0" w:color="auto"/>
              <w:right w:val="nil"/>
            </w:tcBorders>
            <w:vAlign w:val="center"/>
          </w:tcPr>
          <w:p w14:paraId="40FCA27B" w14:textId="77777777" w:rsidR="0058435A" w:rsidRDefault="0058435A" w:rsidP="00A631F6">
            <w:pPr>
              <w:pStyle w:val="afe"/>
            </w:pPr>
            <w:r>
              <w:t>WI</w:t>
            </w:r>
            <w:r>
              <w:rPr>
                <w:rFonts w:ascii="宋体" w:hAnsi="宋体"/>
              </w:rPr>
              <w:t>加点准则</w:t>
            </w:r>
          </w:p>
        </w:tc>
        <w:tc>
          <w:tcPr>
            <w:tcW w:w="1967" w:type="dxa"/>
            <w:tcBorders>
              <w:top w:val="single" w:sz="12" w:space="0" w:color="auto"/>
              <w:left w:val="nil"/>
              <w:bottom w:val="single" w:sz="6" w:space="0" w:color="auto"/>
              <w:right w:val="nil"/>
            </w:tcBorders>
            <w:vAlign w:val="center"/>
          </w:tcPr>
          <w:p w14:paraId="36F22871" w14:textId="77777777" w:rsidR="0058435A" w:rsidRDefault="0058435A" w:rsidP="00A631F6">
            <w:pPr>
              <w:pStyle w:val="afe"/>
            </w:pPr>
            <w:r>
              <w:rPr>
                <w:rFonts w:ascii="宋体" w:hAnsi="宋体"/>
              </w:rPr>
              <w:t>混合多点加点准则</w:t>
            </w:r>
          </w:p>
        </w:tc>
      </w:tr>
      <w:tr w:rsidR="00487A0C" w14:paraId="6BCEE792" w14:textId="77777777" w:rsidTr="00487A0C">
        <w:trPr>
          <w:jc w:val="center"/>
        </w:trPr>
        <w:tc>
          <w:tcPr>
            <w:tcW w:w="1339" w:type="dxa"/>
            <w:tcBorders>
              <w:top w:val="single" w:sz="6" w:space="0" w:color="auto"/>
              <w:left w:val="nil"/>
              <w:bottom w:val="nil"/>
              <w:right w:val="nil"/>
            </w:tcBorders>
            <w:vAlign w:val="center"/>
          </w:tcPr>
          <w:p w14:paraId="25234373" w14:textId="77777777" w:rsidR="00487A0C" w:rsidRDefault="00487A0C" w:rsidP="00487A0C">
            <w:pPr>
              <w:pStyle w:val="afe"/>
            </w:pPr>
            <w:r>
              <w:t>RMSE</w:t>
            </w:r>
          </w:p>
        </w:tc>
        <w:tc>
          <w:tcPr>
            <w:tcW w:w="1920" w:type="dxa"/>
            <w:tcBorders>
              <w:top w:val="single" w:sz="6" w:space="0" w:color="auto"/>
              <w:left w:val="nil"/>
              <w:bottom w:val="nil"/>
              <w:right w:val="nil"/>
            </w:tcBorders>
            <w:vAlign w:val="center"/>
          </w:tcPr>
          <w:p w14:paraId="54DF583D" w14:textId="61E8A5D3" w:rsidR="00487A0C" w:rsidRPr="00487A0C" w:rsidRDefault="00487A0C" w:rsidP="00487A0C">
            <w:pPr>
              <w:pStyle w:val="afe"/>
            </w:pPr>
            <w:r w:rsidRPr="00487A0C">
              <w:t>29.9412</w:t>
            </w:r>
          </w:p>
        </w:tc>
        <w:tc>
          <w:tcPr>
            <w:tcW w:w="1629" w:type="dxa"/>
            <w:tcBorders>
              <w:top w:val="single" w:sz="6" w:space="0" w:color="auto"/>
              <w:left w:val="nil"/>
              <w:bottom w:val="nil"/>
              <w:right w:val="nil"/>
            </w:tcBorders>
            <w:vAlign w:val="center"/>
          </w:tcPr>
          <w:p w14:paraId="1748F541" w14:textId="08F2B3CE" w:rsidR="00487A0C" w:rsidRPr="00487A0C" w:rsidRDefault="00487A0C" w:rsidP="00487A0C">
            <w:pPr>
              <w:pStyle w:val="afe"/>
            </w:pPr>
            <w:r>
              <w:t>32.4510</w:t>
            </w:r>
          </w:p>
        </w:tc>
        <w:tc>
          <w:tcPr>
            <w:tcW w:w="1451" w:type="dxa"/>
            <w:tcBorders>
              <w:top w:val="single" w:sz="6" w:space="0" w:color="auto"/>
              <w:left w:val="nil"/>
              <w:bottom w:val="nil"/>
              <w:right w:val="nil"/>
            </w:tcBorders>
            <w:vAlign w:val="center"/>
          </w:tcPr>
          <w:p w14:paraId="64F570F7" w14:textId="5D5ED5DB" w:rsidR="00487A0C" w:rsidRPr="00487A0C" w:rsidRDefault="00487A0C" w:rsidP="00487A0C">
            <w:pPr>
              <w:pStyle w:val="afe"/>
            </w:pPr>
            <w:r>
              <w:t>21.5490</w:t>
            </w:r>
          </w:p>
        </w:tc>
        <w:tc>
          <w:tcPr>
            <w:tcW w:w="1967" w:type="dxa"/>
            <w:tcBorders>
              <w:top w:val="single" w:sz="6" w:space="0" w:color="auto"/>
              <w:left w:val="nil"/>
              <w:bottom w:val="nil"/>
              <w:right w:val="nil"/>
            </w:tcBorders>
            <w:vAlign w:val="center"/>
          </w:tcPr>
          <w:p w14:paraId="36FB8FF8" w14:textId="241897FA" w:rsidR="00487A0C" w:rsidRPr="00487A0C" w:rsidRDefault="00487A0C" w:rsidP="00487A0C">
            <w:pPr>
              <w:pStyle w:val="afe"/>
            </w:pPr>
            <w:r w:rsidRPr="00487A0C">
              <w:t>21.2941</w:t>
            </w:r>
          </w:p>
        </w:tc>
      </w:tr>
      <w:tr w:rsidR="00487A0C" w14:paraId="14259D7F" w14:textId="77777777" w:rsidTr="00487A0C">
        <w:trPr>
          <w:jc w:val="center"/>
        </w:trPr>
        <w:tc>
          <w:tcPr>
            <w:tcW w:w="1339" w:type="dxa"/>
            <w:tcBorders>
              <w:top w:val="nil"/>
              <w:left w:val="nil"/>
              <w:bottom w:val="single" w:sz="12" w:space="0" w:color="auto"/>
              <w:right w:val="nil"/>
            </w:tcBorders>
            <w:vAlign w:val="center"/>
          </w:tcPr>
          <w:p w14:paraId="7B96BB01" w14:textId="77777777" w:rsidR="00487A0C" w:rsidRDefault="00487A0C" w:rsidP="00487A0C">
            <w:pPr>
              <w:pStyle w:val="afe"/>
            </w:pPr>
            <w:r>
              <w:t>RRMSE</w:t>
            </w:r>
          </w:p>
        </w:tc>
        <w:tc>
          <w:tcPr>
            <w:tcW w:w="1920" w:type="dxa"/>
            <w:tcBorders>
              <w:top w:val="nil"/>
              <w:left w:val="nil"/>
              <w:bottom w:val="single" w:sz="12" w:space="0" w:color="auto"/>
              <w:right w:val="nil"/>
            </w:tcBorders>
            <w:vAlign w:val="center"/>
          </w:tcPr>
          <w:p w14:paraId="60911603" w14:textId="2C01A0F2" w:rsidR="00487A0C" w:rsidRPr="00487A0C" w:rsidRDefault="00487A0C" w:rsidP="00487A0C">
            <w:pPr>
              <w:pStyle w:val="afe"/>
            </w:pPr>
            <w:r w:rsidRPr="00487A0C">
              <w:rPr>
                <w:rFonts w:hint="eastAsia"/>
              </w:rPr>
              <w:t>0.3</w:t>
            </w:r>
            <w:r w:rsidRPr="00487A0C">
              <w:t>232</w:t>
            </w:r>
            <w:r w:rsidRPr="00487A0C">
              <w:rPr>
                <w:rFonts w:hint="eastAsia"/>
              </w:rPr>
              <w:t xml:space="preserve"> </w:t>
            </w:r>
          </w:p>
        </w:tc>
        <w:tc>
          <w:tcPr>
            <w:tcW w:w="1629" w:type="dxa"/>
            <w:tcBorders>
              <w:top w:val="nil"/>
              <w:left w:val="nil"/>
              <w:bottom w:val="single" w:sz="12" w:space="0" w:color="auto"/>
              <w:right w:val="nil"/>
            </w:tcBorders>
            <w:vAlign w:val="center"/>
          </w:tcPr>
          <w:p w14:paraId="39066CA6" w14:textId="1616D0D6" w:rsidR="00487A0C" w:rsidRPr="00487A0C" w:rsidRDefault="00487A0C" w:rsidP="00487A0C">
            <w:pPr>
              <w:pStyle w:val="afe"/>
            </w:pPr>
            <w:r w:rsidRPr="00487A0C">
              <w:rPr>
                <w:rFonts w:hint="eastAsia"/>
              </w:rPr>
              <w:t>0.3503</w:t>
            </w:r>
          </w:p>
        </w:tc>
        <w:tc>
          <w:tcPr>
            <w:tcW w:w="1451" w:type="dxa"/>
            <w:tcBorders>
              <w:top w:val="nil"/>
              <w:left w:val="nil"/>
              <w:bottom w:val="single" w:sz="12" w:space="0" w:color="auto"/>
              <w:right w:val="nil"/>
            </w:tcBorders>
            <w:vAlign w:val="center"/>
          </w:tcPr>
          <w:p w14:paraId="4682E3F0" w14:textId="2171B363" w:rsidR="00487A0C" w:rsidRPr="00487A0C" w:rsidRDefault="00487A0C" w:rsidP="00487A0C">
            <w:pPr>
              <w:pStyle w:val="afe"/>
            </w:pPr>
            <w:r w:rsidRPr="00487A0C">
              <w:rPr>
                <w:rFonts w:hint="eastAsia"/>
              </w:rPr>
              <w:t>0.</w:t>
            </w:r>
            <w:r w:rsidRPr="00487A0C">
              <w:t>2326</w:t>
            </w:r>
            <w:r w:rsidRPr="00487A0C">
              <w:rPr>
                <w:rFonts w:hint="eastAsia"/>
              </w:rPr>
              <w:t xml:space="preserve"> </w:t>
            </w:r>
          </w:p>
        </w:tc>
        <w:tc>
          <w:tcPr>
            <w:tcW w:w="1967" w:type="dxa"/>
            <w:tcBorders>
              <w:top w:val="nil"/>
              <w:left w:val="nil"/>
              <w:bottom w:val="single" w:sz="12" w:space="0" w:color="auto"/>
              <w:right w:val="nil"/>
            </w:tcBorders>
            <w:vAlign w:val="center"/>
          </w:tcPr>
          <w:p w14:paraId="266F3A8B" w14:textId="61B9D7AA" w:rsidR="00487A0C" w:rsidRPr="00487A0C" w:rsidRDefault="00487A0C" w:rsidP="00487A0C">
            <w:pPr>
              <w:pStyle w:val="afe"/>
            </w:pPr>
            <w:r w:rsidRPr="00487A0C">
              <w:rPr>
                <w:rFonts w:hint="eastAsia"/>
              </w:rPr>
              <w:t>0.</w:t>
            </w:r>
            <w:r w:rsidRPr="00487A0C">
              <w:t>2299</w:t>
            </w:r>
          </w:p>
        </w:tc>
      </w:tr>
    </w:tbl>
    <w:p w14:paraId="63A42EF2" w14:textId="115688F8" w:rsidR="0058435A" w:rsidRPr="0058435A" w:rsidRDefault="0058435A" w:rsidP="0058435A">
      <w:pPr>
        <w:pStyle w:val="afc"/>
        <w:ind w:left="360" w:firstLineChars="0" w:firstLine="0"/>
        <w:jc w:val="center"/>
        <w:rPr>
          <w:ins w:id="835" w:author="Administrator" w:date="2025-03-10T14:05:00Z"/>
          <w:rFonts w:ascii="Times New Roman" w:eastAsia="楷体" w:hAnsi="Times New Roman"/>
          <w:iCs/>
          <w:szCs w:val="22"/>
        </w:rPr>
      </w:pPr>
    </w:p>
    <w:p w14:paraId="26E5453B" w14:textId="52C90846" w:rsidR="00FA4301" w:rsidRDefault="003B29C6">
      <w:pPr>
        <w:pStyle w:val="3"/>
        <w:keepNext w:val="0"/>
        <w:keepLines w:val="0"/>
        <w:widowControl/>
        <w:numPr>
          <w:ilvl w:val="255"/>
          <w:numId w:val="0"/>
        </w:numPr>
        <w:spacing w:line="23" w:lineRule="atLeast"/>
        <w:ind w:left="567"/>
        <w:rPr>
          <w:ins w:id="836" w:author="Administrator" w:date="2025-03-12T17:02:00Z"/>
          <w:rFonts w:ascii="Segoe UI" w:eastAsia="Segoe UI" w:hAnsi="Segoe UI" w:cs="Segoe UI"/>
          <w:color w:val="404040"/>
        </w:rPr>
        <w:pPrChange w:id="837" w:author="吴溜" w:date="2025-05-12T14:52:00Z">
          <w:pPr>
            <w:pStyle w:val="3"/>
            <w:keepNext w:val="0"/>
            <w:keepLines w:val="0"/>
            <w:widowControl/>
            <w:spacing w:line="23" w:lineRule="atLeast"/>
            <w:ind w:firstLine="0"/>
          </w:pPr>
        </w:pPrChange>
      </w:pPr>
      <w:ins w:id="838" w:author="昌楠" w:date="2025-08-18T21:27:00Z">
        <w:r>
          <w:rPr>
            <w:rStyle w:val="af7"/>
            <w:rFonts w:ascii="Segoe UI" w:eastAsia="Segoe UI" w:hAnsi="Segoe UI" w:cs="Segoe UI"/>
            <w:b/>
            <w:bCs/>
            <w:color w:val="404040"/>
          </w:rPr>
          <w:t xml:space="preserve">2.5.4 </w:t>
        </w:r>
      </w:ins>
      <w:proofErr w:type="spellStart"/>
      <w:ins w:id="839" w:author="Administrator" w:date="2025-03-11T16:52:00Z">
        <w:r w:rsidR="00BC26C2">
          <w:rPr>
            <w:rStyle w:val="af7"/>
            <w:rFonts w:ascii="Segoe UI" w:eastAsia="Segoe UI" w:hAnsi="Segoe UI" w:cs="Segoe UI"/>
            <w:b/>
            <w:bCs/>
            <w:color w:val="404040"/>
          </w:rPr>
          <w:t>Schwefel</w:t>
        </w:r>
        <w:proofErr w:type="spellEnd"/>
        <w:r w:rsidR="00BC26C2">
          <w:rPr>
            <w:rStyle w:val="af7"/>
            <w:rFonts w:ascii="微软雅黑" w:eastAsia="微软雅黑" w:hAnsi="微软雅黑" w:cs="微软雅黑" w:hint="eastAsia"/>
            <w:b/>
            <w:bCs/>
            <w:color w:val="404040"/>
          </w:rPr>
          <w:t>函数</w:t>
        </w:r>
      </w:ins>
    </w:p>
    <w:p w14:paraId="3052DC01" w14:textId="486957DE" w:rsidR="00FA4301" w:rsidRDefault="00BC26C2">
      <w:ins w:id="840" w:author="Administrator" w:date="2025-03-12T17:02:00Z">
        <w:r>
          <w:rPr>
            <w:position w:val="-28"/>
          </w:rPr>
          <w:object w:dxaOrig="3560" w:dyaOrig="680" w14:anchorId="18AFF248">
            <v:shape id="_x0000_i1122" type="#_x0000_t75" style="width:178.15pt;height:34.15pt" o:ole="">
              <v:imagedata r:id="rId212" o:title=""/>
              <o:lock v:ext="edit" aspectratio="f"/>
            </v:shape>
            <o:OLEObject Type="Embed" ProgID="Equation.DSMT4" ShapeID="_x0000_i1122" DrawAspect="Content" ObjectID="_1817499907" r:id="rId213"/>
          </w:object>
        </w:r>
      </w:ins>
    </w:p>
    <w:p w14:paraId="37073314" w14:textId="054F5334" w:rsidR="0090669F" w:rsidRDefault="00154454" w:rsidP="0090669F">
      <w:r>
        <w:rPr>
          <w:rFonts w:hint="eastAsia"/>
          <w:noProof/>
        </w:rPr>
        <w:lastRenderedPageBreak/>
        <w:drawing>
          <wp:anchor distT="0" distB="0" distL="114300" distR="114300" simplePos="0" relativeHeight="251665408" behindDoc="0" locked="0" layoutInCell="1" allowOverlap="1" wp14:anchorId="2DDE6C5A" wp14:editId="6C6A2808">
            <wp:simplePos x="0" y="0"/>
            <wp:positionH relativeFrom="column">
              <wp:posOffset>-213575</wp:posOffset>
            </wp:positionH>
            <wp:positionV relativeFrom="paragraph">
              <wp:posOffset>426085</wp:posOffset>
            </wp:positionV>
            <wp:extent cx="6245225" cy="3150870"/>
            <wp:effectExtent l="0" t="0" r="3175"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6245225" cy="3150870"/>
                    </a:xfrm>
                    <a:prstGeom prst="rect">
                      <a:avLst/>
                    </a:prstGeom>
                  </pic:spPr>
                </pic:pic>
              </a:graphicData>
            </a:graphic>
            <wp14:sizeRelH relativeFrom="margin">
              <wp14:pctWidth>0</wp14:pctWidth>
            </wp14:sizeRelH>
            <wp14:sizeRelV relativeFrom="margin">
              <wp14:pctHeight>0</wp14:pctHeight>
            </wp14:sizeRelV>
          </wp:anchor>
        </w:drawing>
      </w:r>
      <w:r w:rsidR="0090669F" w:rsidRPr="00F102CD">
        <w:rPr>
          <w:rFonts w:ascii="宋体" w:eastAsia="宋体" w:hAnsi="宋体"/>
        </w:rPr>
        <w:t>式中</w:t>
      </w:r>
      <w:r w:rsidR="0090669F">
        <w:rPr>
          <w:rFonts w:ascii="宋体" w:eastAsia="宋体" w:hAnsi="宋体" w:hint="eastAsia"/>
        </w:rPr>
        <w:t>,</w:t>
      </w:r>
      <w:r w:rsidR="0090669F" w:rsidRPr="00587912">
        <w:t xml:space="preserve"> </w:t>
      </w:r>
      <w:r w:rsidR="0090669F" w:rsidRPr="005F73E3">
        <w:rPr>
          <w:position w:val="-12"/>
        </w:rPr>
        <w:object w:dxaOrig="1240" w:dyaOrig="320" w14:anchorId="0D0D433D">
          <v:shape id="_x0000_i1135" type="#_x0000_t75" style="width:82.35pt;height:15.85pt" o:ole="">
            <v:imagedata r:id="rId215" o:title=""/>
          </v:shape>
          <o:OLEObject Type="Embed" ProgID="Equation.DSMT4" ShapeID="_x0000_i1135" DrawAspect="Content" ObjectID="_1817499908" r:id="rId216"/>
        </w:object>
      </w:r>
      <w:r w:rsidR="0090669F">
        <w:rPr>
          <w:rFonts w:ascii="宋体" w:eastAsia="宋体" w:hAnsi="宋体"/>
        </w:rPr>
        <w:t>,</w:t>
      </w:r>
      <w:r w:rsidR="0090669F" w:rsidRPr="00587912">
        <w:rPr>
          <w:noProof/>
        </w:rPr>
        <w:t xml:space="preserve"> </w:t>
      </w:r>
      <w:r w:rsidR="0090669F" w:rsidRPr="005F73E3">
        <w:rPr>
          <w:position w:val="-6"/>
        </w:rPr>
        <w:object w:dxaOrig="440" w:dyaOrig="240" w14:anchorId="50D92FAF">
          <v:shape id="_x0000_i1133" type="#_x0000_t75" style="width:21.95pt;height:12.2pt" o:ole="" o:allowoverlap="f">
            <v:imagedata r:id="rId210" o:title=""/>
          </v:shape>
          <o:OLEObject Type="Embed" ProgID="Equation.DSMT4" ShapeID="_x0000_i1133" DrawAspect="Content" ObjectID="_1817499909" r:id="rId217"/>
        </w:object>
      </w:r>
      <w:r w:rsidR="0090669F">
        <w:rPr>
          <w:rFonts w:hint="eastAsia"/>
        </w:rPr>
        <w:t>。</w:t>
      </w:r>
    </w:p>
    <w:p w14:paraId="16197153" w14:textId="2EBF2924" w:rsidR="00154454" w:rsidRDefault="00154454" w:rsidP="00154454">
      <w:pPr>
        <w:pStyle w:val="afc"/>
        <w:ind w:left="360" w:firstLineChars="0" w:firstLine="0"/>
        <w:jc w:val="center"/>
        <w:rPr>
          <w:rFonts w:ascii="Times New Roman" w:eastAsia="楷体" w:hAnsi="Times New Roman"/>
          <w:iCs/>
          <w:szCs w:val="22"/>
        </w:rPr>
      </w:pPr>
      <w:r w:rsidRPr="0058435A">
        <w:rPr>
          <w:rFonts w:ascii="Times New Roman" w:eastAsia="楷体" w:hAnsi="Times New Roman" w:hint="eastAsia"/>
          <w:iCs/>
          <w:szCs w:val="22"/>
        </w:rPr>
        <w:t>图</w:t>
      </w:r>
      <w:r>
        <w:rPr>
          <w:rFonts w:ascii="Times New Roman" w:eastAsia="楷体" w:hAnsi="Times New Roman"/>
          <w:iCs/>
          <w:szCs w:val="22"/>
        </w:rPr>
        <w:t>7</w:t>
      </w:r>
      <w:r w:rsidRPr="0058435A">
        <w:rPr>
          <w:rFonts w:ascii="Times New Roman" w:eastAsia="楷体" w:hAnsi="Times New Roman"/>
          <w:iCs/>
          <w:szCs w:val="22"/>
        </w:rPr>
        <w:t xml:space="preserve"> </w:t>
      </w:r>
      <w:r w:rsidRPr="0058435A">
        <w:rPr>
          <w:rFonts w:ascii="Times New Roman" w:eastAsia="楷体" w:hAnsi="Times New Roman" w:hint="eastAsia"/>
          <w:iCs/>
          <w:szCs w:val="22"/>
        </w:rPr>
        <w:t>基于</w:t>
      </w:r>
      <w:r w:rsidRPr="0058435A">
        <w:rPr>
          <w:rFonts w:ascii="Times New Roman" w:eastAsia="楷体" w:hAnsi="Times New Roman" w:hint="eastAsia"/>
          <w:iCs/>
          <w:szCs w:val="22"/>
        </w:rPr>
        <w:t>Kriging</w:t>
      </w:r>
      <w:r w:rsidRPr="0058435A">
        <w:rPr>
          <w:rFonts w:ascii="Times New Roman" w:eastAsia="楷体" w:hAnsi="Times New Roman" w:hint="eastAsia"/>
          <w:iCs/>
          <w:szCs w:val="22"/>
        </w:rPr>
        <w:t>代理模型的</w:t>
      </w:r>
      <w:proofErr w:type="spellStart"/>
      <w:r>
        <w:rPr>
          <w:rFonts w:ascii="Times New Roman" w:eastAsia="楷体" w:hAnsi="Times New Roman"/>
          <w:iCs/>
          <w:szCs w:val="22"/>
        </w:rPr>
        <w:t>S</w:t>
      </w:r>
      <w:r>
        <w:rPr>
          <w:rFonts w:ascii="Times New Roman" w:eastAsia="楷体" w:hAnsi="Times New Roman" w:hint="eastAsia"/>
          <w:iCs/>
          <w:szCs w:val="22"/>
        </w:rPr>
        <w:t>chwefel</w:t>
      </w:r>
      <w:proofErr w:type="spellEnd"/>
      <w:r w:rsidRPr="0058435A">
        <w:rPr>
          <w:rFonts w:ascii="Times New Roman" w:eastAsia="楷体" w:hAnsi="Times New Roman" w:hint="eastAsia"/>
          <w:iCs/>
          <w:szCs w:val="22"/>
        </w:rPr>
        <w:t>的优化结果</w:t>
      </w:r>
    </w:p>
    <w:p w14:paraId="691D4B3A" w14:textId="1308196C" w:rsidR="00154454" w:rsidRDefault="00154454" w:rsidP="00154454">
      <w:pPr>
        <w:pStyle w:val="afc"/>
        <w:ind w:left="360" w:firstLineChars="0" w:firstLine="0"/>
        <w:jc w:val="center"/>
        <w:rPr>
          <w:rFonts w:ascii="Times New Roman" w:eastAsia="楷体" w:hAnsi="Times New Roman" w:hint="eastAsia"/>
          <w:iCs/>
          <w:szCs w:val="22"/>
        </w:rPr>
      </w:pPr>
    </w:p>
    <w:p w14:paraId="23DBD440" w14:textId="113B8D3D" w:rsidR="00154454" w:rsidRDefault="00154454" w:rsidP="00154454">
      <w:pPr>
        <w:pStyle w:val="afd"/>
      </w:pPr>
      <w:r>
        <w:t>表</w:t>
      </w:r>
      <w:r>
        <w:t>5</w:t>
      </w:r>
      <w:r>
        <w:t xml:space="preserve"> </w:t>
      </w:r>
      <w:r>
        <w:t>性能评价指标</w:t>
      </w:r>
    </w:p>
    <w:tbl>
      <w:tblPr>
        <w:tblStyle w:val="af6"/>
        <w:tblW w:w="0" w:type="auto"/>
        <w:jc w:val="center"/>
        <w:tblBorders>
          <w:left w:val="none" w:sz="0" w:space="0" w:color="auto"/>
          <w:right w:val="none" w:sz="0" w:space="0" w:color="auto"/>
        </w:tblBorders>
        <w:tblLook w:val="04A0" w:firstRow="1" w:lastRow="0" w:firstColumn="1" w:lastColumn="0" w:noHBand="0" w:noVBand="1"/>
      </w:tblPr>
      <w:tblGrid>
        <w:gridCol w:w="1339"/>
        <w:gridCol w:w="1920"/>
        <w:gridCol w:w="1629"/>
        <w:gridCol w:w="1451"/>
        <w:gridCol w:w="1967"/>
      </w:tblGrid>
      <w:tr w:rsidR="00154454" w14:paraId="2B93A551" w14:textId="77777777" w:rsidTr="0059459E">
        <w:trPr>
          <w:jc w:val="center"/>
        </w:trPr>
        <w:tc>
          <w:tcPr>
            <w:tcW w:w="1339" w:type="dxa"/>
            <w:tcBorders>
              <w:top w:val="single" w:sz="12" w:space="0" w:color="auto"/>
              <w:left w:val="nil"/>
              <w:bottom w:val="single" w:sz="6" w:space="0" w:color="auto"/>
              <w:right w:val="nil"/>
            </w:tcBorders>
            <w:vAlign w:val="center"/>
          </w:tcPr>
          <w:p w14:paraId="436A6F78" w14:textId="77777777" w:rsidR="00154454" w:rsidRDefault="00154454" w:rsidP="0059459E">
            <w:pPr>
              <w:pStyle w:val="afe"/>
            </w:pPr>
          </w:p>
        </w:tc>
        <w:tc>
          <w:tcPr>
            <w:tcW w:w="1920" w:type="dxa"/>
            <w:tcBorders>
              <w:top w:val="single" w:sz="12" w:space="0" w:color="auto"/>
              <w:left w:val="nil"/>
              <w:bottom w:val="single" w:sz="6" w:space="0" w:color="auto"/>
              <w:right w:val="nil"/>
            </w:tcBorders>
            <w:vAlign w:val="center"/>
          </w:tcPr>
          <w:p w14:paraId="65432EBA" w14:textId="77777777" w:rsidR="00154454" w:rsidRDefault="00154454" w:rsidP="0059459E">
            <w:pPr>
              <w:pStyle w:val="afe"/>
            </w:pPr>
            <w:r>
              <w:t>OI</w:t>
            </w:r>
            <w:r>
              <w:rPr>
                <w:rFonts w:ascii="宋体" w:hAnsi="宋体"/>
              </w:rPr>
              <w:t>加点准则</w:t>
            </w:r>
          </w:p>
        </w:tc>
        <w:tc>
          <w:tcPr>
            <w:tcW w:w="1629" w:type="dxa"/>
            <w:tcBorders>
              <w:top w:val="single" w:sz="12" w:space="0" w:color="auto"/>
              <w:left w:val="nil"/>
              <w:bottom w:val="single" w:sz="6" w:space="0" w:color="auto"/>
              <w:right w:val="nil"/>
            </w:tcBorders>
            <w:vAlign w:val="center"/>
          </w:tcPr>
          <w:p w14:paraId="5D647122" w14:textId="77777777" w:rsidR="00154454" w:rsidRDefault="00154454" w:rsidP="0059459E">
            <w:pPr>
              <w:pStyle w:val="afe"/>
            </w:pPr>
            <w:r>
              <w:t>EI</w:t>
            </w:r>
            <w:r>
              <w:rPr>
                <w:rFonts w:ascii="宋体" w:hAnsi="宋体"/>
              </w:rPr>
              <w:t>加点准则</w:t>
            </w:r>
          </w:p>
        </w:tc>
        <w:tc>
          <w:tcPr>
            <w:tcW w:w="1451" w:type="dxa"/>
            <w:tcBorders>
              <w:top w:val="single" w:sz="12" w:space="0" w:color="auto"/>
              <w:left w:val="nil"/>
              <w:bottom w:val="single" w:sz="6" w:space="0" w:color="auto"/>
              <w:right w:val="nil"/>
            </w:tcBorders>
            <w:vAlign w:val="center"/>
          </w:tcPr>
          <w:p w14:paraId="7154FDD7" w14:textId="77777777" w:rsidR="00154454" w:rsidRDefault="00154454" w:rsidP="0059459E">
            <w:pPr>
              <w:pStyle w:val="afe"/>
            </w:pPr>
            <w:r>
              <w:t>WI</w:t>
            </w:r>
            <w:r>
              <w:rPr>
                <w:rFonts w:ascii="宋体" w:hAnsi="宋体"/>
              </w:rPr>
              <w:t>加点准则</w:t>
            </w:r>
          </w:p>
        </w:tc>
        <w:tc>
          <w:tcPr>
            <w:tcW w:w="1967" w:type="dxa"/>
            <w:tcBorders>
              <w:top w:val="single" w:sz="12" w:space="0" w:color="auto"/>
              <w:left w:val="nil"/>
              <w:bottom w:val="single" w:sz="6" w:space="0" w:color="auto"/>
              <w:right w:val="nil"/>
            </w:tcBorders>
            <w:vAlign w:val="center"/>
          </w:tcPr>
          <w:p w14:paraId="649B0ECC" w14:textId="77777777" w:rsidR="00154454" w:rsidRDefault="00154454" w:rsidP="0059459E">
            <w:pPr>
              <w:pStyle w:val="afe"/>
            </w:pPr>
            <w:r>
              <w:rPr>
                <w:rFonts w:ascii="宋体" w:hAnsi="宋体"/>
              </w:rPr>
              <w:t>混合多点加点准则</w:t>
            </w:r>
          </w:p>
        </w:tc>
      </w:tr>
      <w:tr w:rsidR="00154454" w14:paraId="5C517D58" w14:textId="77777777" w:rsidTr="0059459E">
        <w:trPr>
          <w:jc w:val="center"/>
        </w:trPr>
        <w:tc>
          <w:tcPr>
            <w:tcW w:w="1339" w:type="dxa"/>
            <w:tcBorders>
              <w:top w:val="single" w:sz="6" w:space="0" w:color="auto"/>
              <w:left w:val="nil"/>
              <w:bottom w:val="nil"/>
              <w:right w:val="nil"/>
            </w:tcBorders>
            <w:vAlign w:val="center"/>
          </w:tcPr>
          <w:p w14:paraId="5A39DBE8" w14:textId="77777777" w:rsidR="00154454" w:rsidRDefault="00154454" w:rsidP="00154454">
            <w:pPr>
              <w:pStyle w:val="afe"/>
            </w:pPr>
            <w:r>
              <w:t>RMSE</w:t>
            </w:r>
          </w:p>
        </w:tc>
        <w:tc>
          <w:tcPr>
            <w:tcW w:w="1920" w:type="dxa"/>
            <w:tcBorders>
              <w:top w:val="single" w:sz="6" w:space="0" w:color="auto"/>
              <w:left w:val="nil"/>
              <w:bottom w:val="nil"/>
              <w:right w:val="nil"/>
            </w:tcBorders>
            <w:vAlign w:val="center"/>
          </w:tcPr>
          <w:p w14:paraId="78B6380F" w14:textId="4CA22069" w:rsidR="00154454" w:rsidRPr="00487A0C" w:rsidRDefault="00154454" w:rsidP="00154454">
            <w:pPr>
              <w:pStyle w:val="afe"/>
            </w:pPr>
            <w:r>
              <w:rPr>
                <w:rFonts w:ascii="Segoe UI" w:eastAsia="等线" w:hAnsi="Segoe UI" w:cs="Segoe UI"/>
                <w:color w:val="404040"/>
                <w:sz w:val="22"/>
              </w:rPr>
              <w:t>443.704</w:t>
            </w:r>
          </w:p>
        </w:tc>
        <w:tc>
          <w:tcPr>
            <w:tcW w:w="1629" w:type="dxa"/>
            <w:tcBorders>
              <w:top w:val="single" w:sz="6" w:space="0" w:color="auto"/>
              <w:left w:val="nil"/>
              <w:bottom w:val="nil"/>
              <w:right w:val="nil"/>
            </w:tcBorders>
            <w:vAlign w:val="center"/>
          </w:tcPr>
          <w:p w14:paraId="01917D0E" w14:textId="2BE67071" w:rsidR="00154454" w:rsidRPr="00487A0C" w:rsidRDefault="00154454" w:rsidP="00154454">
            <w:pPr>
              <w:pStyle w:val="afe"/>
            </w:pPr>
            <w:r>
              <w:rPr>
                <w:rFonts w:ascii="Calibri" w:eastAsia="等线" w:hAnsi="Calibri" w:cs="Calibri"/>
                <w:color w:val="000000"/>
                <w:szCs w:val="21"/>
              </w:rPr>
              <w:t>449.0664</w:t>
            </w:r>
          </w:p>
        </w:tc>
        <w:tc>
          <w:tcPr>
            <w:tcW w:w="1451" w:type="dxa"/>
            <w:tcBorders>
              <w:top w:val="single" w:sz="6" w:space="0" w:color="auto"/>
              <w:left w:val="nil"/>
              <w:bottom w:val="nil"/>
              <w:right w:val="nil"/>
            </w:tcBorders>
            <w:vAlign w:val="center"/>
          </w:tcPr>
          <w:p w14:paraId="45774140" w14:textId="5CF541B9" w:rsidR="00154454" w:rsidRPr="00487A0C" w:rsidRDefault="00154454" w:rsidP="00154454">
            <w:pPr>
              <w:pStyle w:val="afe"/>
            </w:pPr>
            <w:r>
              <w:rPr>
                <w:rFonts w:ascii="Segoe UI" w:eastAsia="等线" w:hAnsi="Segoe UI" w:cs="Segoe UI"/>
                <w:color w:val="404040"/>
                <w:sz w:val="22"/>
              </w:rPr>
              <w:t>441.7185</w:t>
            </w:r>
          </w:p>
        </w:tc>
        <w:tc>
          <w:tcPr>
            <w:tcW w:w="1967" w:type="dxa"/>
            <w:tcBorders>
              <w:top w:val="single" w:sz="6" w:space="0" w:color="auto"/>
              <w:left w:val="nil"/>
              <w:bottom w:val="nil"/>
              <w:right w:val="nil"/>
            </w:tcBorders>
            <w:vAlign w:val="center"/>
          </w:tcPr>
          <w:p w14:paraId="0B0F12D0" w14:textId="5B0E5959" w:rsidR="00154454" w:rsidRPr="00487A0C" w:rsidRDefault="00154454" w:rsidP="00154454">
            <w:pPr>
              <w:pStyle w:val="afe"/>
            </w:pPr>
            <w:r>
              <w:rPr>
                <w:rFonts w:ascii="Calibri" w:eastAsia="等线" w:hAnsi="Calibri" w:cs="Calibri"/>
                <w:color w:val="000000"/>
                <w:szCs w:val="21"/>
              </w:rPr>
              <w:t>441.3213</w:t>
            </w:r>
          </w:p>
        </w:tc>
      </w:tr>
      <w:tr w:rsidR="00154454" w14:paraId="2A47D415" w14:textId="77777777" w:rsidTr="0059459E">
        <w:trPr>
          <w:jc w:val="center"/>
        </w:trPr>
        <w:tc>
          <w:tcPr>
            <w:tcW w:w="1339" w:type="dxa"/>
            <w:tcBorders>
              <w:top w:val="nil"/>
              <w:left w:val="nil"/>
              <w:bottom w:val="single" w:sz="12" w:space="0" w:color="auto"/>
              <w:right w:val="nil"/>
            </w:tcBorders>
            <w:vAlign w:val="center"/>
          </w:tcPr>
          <w:p w14:paraId="3D427342" w14:textId="77777777" w:rsidR="00154454" w:rsidRDefault="00154454" w:rsidP="0059459E">
            <w:pPr>
              <w:pStyle w:val="afe"/>
            </w:pPr>
            <w:r>
              <w:t>RRMSE</w:t>
            </w:r>
          </w:p>
        </w:tc>
        <w:tc>
          <w:tcPr>
            <w:tcW w:w="1920" w:type="dxa"/>
            <w:tcBorders>
              <w:top w:val="nil"/>
              <w:left w:val="nil"/>
              <w:bottom w:val="single" w:sz="12" w:space="0" w:color="auto"/>
              <w:right w:val="nil"/>
            </w:tcBorders>
            <w:vAlign w:val="center"/>
          </w:tcPr>
          <w:p w14:paraId="394C8019" w14:textId="54E3882E" w:rsidR="00154454" w:rsidRPr="00487A0C" w:rsidRDefault="00154454" w:rsidP="0059459E">
            <w:pPr>
              <w:pStyle w:val="afe"/>
            </w:pPr>
            <w:r>
              <w:t>0.2144</w:t>
            </w:r>
          </w:p>
        </w:tc>
        <w:tc>
          <w:tcPr>
            <w:tcW w:w="1629" w:type="dxa"/>
            <w:tcBorders>
              <w:top w:val="nil"/>
              <w:left w:val="nil"/>
              <w:bottom w:val="single" w:sz="12" w:space="0" w:color="auto"/>
              <w:right w:val="nil"/>
            </w:tcBorders>
            <w:vAlign w:val="center"/>
          </w:tcPr>
          <w:p w14:paraId="46DAFFBF" w14:textId="1B52CD6C" w:rsidR="00154454" w:rsidRPr="00487A0C" w:rsidRDefault="00154454" w:rsidP="0059459E">
            <w:pPr>
              <w:pStyle w:val="afe"/>
            </w:pPr>
            <w:r>
              <w:t>0.2118</w:t>
            </w:r>
          </w:p>
        </w:tc>
        <w:tc>
          <w:tcPr>
            <w:tcW w:w="1451" w:type="dxa"/>
            <w:tcBorders>
              <w:top w:val="nil"/>
              <w:left w:val="nil"/>
              <w:bottom w:val="single" w:sz="12" w:space="0" w:color="auto"/>
              <w:right w:val="nil"/>
            </w:tcBorders>
            <w:vAlign w:val="center"/>
          </w:tcPr>
          <w:p w14:paraId="5A9212DC" w14:textId="7441FC78" w:rsidR="00154454" w:rsidRPr="00487A0C" w:rsidRDefault="00154454" w:rsidP="0059459E">
            <w:pPr>
              <w:pStyle w:val="afe"/>
            </w:pPr>
            <w:r>
              <w:rPr>
                <w:rFonts w:hint="eastAsia"/>
              </w:rPr>
              <w:t>0</w:t>
            </w:r>
            <w:r>
              <w:t>.2109</w:t>
            </w:r>
          </w:p>
        </w:tc>
        <w:tc>
          <w:tcPr>
            <w:tcW w:w="1967" w:type="dxa"/>
            <w:tcBorders>
              <w:top w:val="nil"/>
              <w:left w:val="nil"/>
              <w:bottom w:val="single" w:sz="12" w:space="0" w:color="auto"/>
              <w:right w:val="nil"/>
            </w:tcBorders>
            <w:vAlign w:val="center"/>
          </w:tcPr>
          <w:p w14:paraId="30EA5EE9" w14:textId="19C1DCA0" w:rsidR="00154454" w:rsidRPr="00487A0C" w:rsidRDefault="00154454" w:rsidP="0059459E">
            <w:pPr>
              <w:pStyle w:val="afe"/>
            </w:pPr>
            <w:r>
              <w:t>0.2105</w:t>
            </w:r>
          </w:p>
        </w:tc>
      </w:tr>
    </w:tbl>
    <w:p w14:paraId="4EBA321B" w14:textId="78C57164" w:rsidR="0090669F" w:rsidRDefault="0090669F" w:rsidP="0090669F">
      <w:pPr>
        <w:rPr>
          <w:rFonts w:hint="eastAsia"/>
        </w:rPr>
      </w:pPr>
    </w:p>
    <w:p w14:paraId="350164D4" w14:textId="77777777" w:rsidR="00FA4301" w:rsidRDefault="00BC26C2">
      <w:pPr>
        <w:pStyle w:val="1"/>
      </w:pPr>
      <w:r>
        <w:rPr>
          <w:rFonts w:hint="eastAsia"/>
        </w:rPr>
        <w:t>铁路三维选线的</w:t>
      </w:r>
      <w:r>
        <w:rPr>
          <w:rFonts w:hint="eastAsia"/>
        </w:rPr>
        <w:t>Kriging</w:t>
      </w:r>
      <w:r>
        <w:rPr>
          <w:rFonts w:hint="eastAsia"/>
        </w:rPr>
        <w:t>模型</w:t>
      </w:r>
    </w:p>
    <w:p w14:paraId="1185E958" w14:textId="77777777" w:rsidR="00FA4301" w:rsidRDefault="00BC26C2">
      <w:pPr>
        <w:pStyle w:val="C"/>
        <w:ind w:firstLine="420"/>
      </w:pPr>
      <w:bookmarkStart w:id="841" w:name="_Hlk99369986"/>
      <w:r>
        <w:t>以工程费用为目标函数，建立平纵面参数分离且独立优化的三维选线模型。</w:t>
      </w:r>
      <w:bookmarkEnd w:id="841"/>
      <w:r>
        <w:t>所建立的平纵面参数分离且独立优化的三维选线模型包含两个阶段，一个是</w:t>
      </w:r>
      <w:r>
        <w:rPr>
          <w:rFonts w:hint="eastAsia"/>
        </w:rPr>
        <w:t>初步</w:t>
      </w:r>
      <w:r>
        <w:t>模型阶段，一个是完备模型阶段。本文线形生成策略是，先基于</w:t>
      </w:r>
      <w:r>
        <w:rPr>
          <w:rFonts w:hint="eastAsia"/>
        </w:rPr>
        <w:t>初步</w:t>
      </w:r>
      <w:r>
        <w:t>模型获得概略线形，即导向线，然后，基于</w:t>
      </w:r>
      <w:r>
        <w:rPr>
          <w:rFonts w:hint="eastAsia"/>
        </w:rPr>
        <w:t>初步</w:t>
      </w:r>
      <w:r>
        <w:t>模型获得的线形，将其参数作为完备模型的初始解，进一步优化，以发现更准确的线形。</w:t>
      </w:r>
      <w:r>
        <w:rPr>
          <w:rFonts w:hint="eastAsia"/>
        </w:rPr>
        <w:t>初步</w:t>
      </w:r>
      <w:r>
        <w:t>模型分为</w:t>
      </w:r>
      <w:bookmarkStart w:id="842" w:name="_Hlk99222661"/>
      <w:r>
        <w:t>平面导向线模型</w:t>
      </w:r>
      <w:bookmarkEnd w:id="842"/>
      <w:r>
        <w:t>和纵断面导向线模型。平面的导向线由圆曲线段和夹直线段组成，两条相邻的直线段由一条圆曲线段连接；纵断面的导向线是起终点与纵面各变坡点连线形成折线。</w:t>
      </w:r>
    </w:p>
    <w:p w14:paraId="3FC261B6" w14:textId="77777777" w:rsidR="00FA4301" w:rsidRDefault="00BC26C2">
      <w:pPr>
        <w:pStyle w:val="C"/>
        <w:ind w:firstLine="420"/>
      </w:pPr>
      <w:r>
        <w:rPr>
          <w:rFonts w:hint="eastAsia"/>
        </w:rPr>
        <w:t>三维选线</w:t>
      </w:r>
      <w:r>
        <w:t>模型基于</w:t>
      </w:r>
      <w:r>
        <w:rPr>
          <w:rFonts w:hint="eastAsia"/>
        </w:rPr>
        <w:t>初步</w:t>
      </w:r>
      <w:r>
        <w:t>模型获得的线形，对其平面交点与纵断面变坡点的位置和平面交点处的圆曲线半径进行优化，并且在平面交点处配置相应的缓和曲线，纵断面变坡点处配置相应的竖曲线，以发现更完备的铁路三维线形，从而获得最终方案。完备模型可以分为平面完备模型和纵断面完备模型。</w:t>
      </w:r>
    </w:p>
    <w:p w14:paraId="1F2B4821" w14:textId="77777777" w:rsidR="00FA4301" w:rsidRDefault="00BC26C2">
      <w:pPr>
        <w:pStyle w:val="2"/>
      </w:pPr>
      <w:bookmarkStart w:id="843" w:name="_Toc105415088"/>
      <w:r>
        <w:lastRenderedPageBreak/>
        <w:t>平面模型</w:t>
      </w:r>
      <w:bookmarkEnd w:id="843"/>
    </w:p>
    <w:p w14:paraId="5A7AD8A1" w14:textId="77777777" w:rsidR="00FA4301" w:rsidRDefault="00BC26C2">
      <w:pPr>
        <w:jc w:val="center"/>
        <w:rPr>
          <w:rFonts w:cs="Times New Roman"/>
        </w:rPr>
      </w:pPr>
      <w:r>
        <w:rPr>
          <w:rFonts w:cs="Times New Roman"/>
          <w:noProof/>
        </w:rPr>
        <w:drawing>
          <wp:inline distT="0" distB="0" distL="0" distR="0" wp14:anchorId="45755163" wp14:editId="40C02160">
            <wp:extent cx="5278120" cy="1322070"/>
            <wp:effectExtent l="0" t="0" r="508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18" cstate="print"/>
                    <a:stretch>
                      <a:fillRect/>
                    </a:stretch>
                  </pic:blipFill>
                  <pic:spPr>
                    <a:xfrm>
                      <a:off x="0" y="0"/>
                      <a:ext cx="5278120" cy="1322070"/>
                    </a:xfrm>
                    <a:prstGeom prst="rect">
                      <a:avLst/>
                    </a:prstGeom>
                  </pic:spPr>
                </pic:pic>
              </a:graphicData>
            </a:graphic>
          </wp:inline>
        </w:drawing>
      </w:r>
    </w:p>
    <w:p w14:paraId="35D56CA2" w14:textId="77777777" w:rsidR="00FA4301" w:rsidRDefault="00BC26C2">
      <w:pPr>
        <w:pStyle w:val="afd"/>
      </w:pPr>
      <w:r>
        <w:t>图</w:t>
      </w:r>
      <w:r>
        <w:rPr>
          <w:rFonts w:hint="eastAsia"/>
        </w:rPr>
        <w:t>6</w:t>
      </w:r>
      <w:r>
        <w:t xml:space="preserve"> </w:t>
      </w:r>
      <w:r>
        <w:t>平面完备模型</w:t>
      </w:r>
    </w:p>
    <w:p w14:paraId="57B55C04" w14:textId="77777777" w:rsidR="00FA4301" w:rsidRDefault="00BC26C2">
      <w:pPr>
        <w:pStyle w:val="C"/>
        <w:ind w:firstLine="420"/>
      </w:pPr>
      <w:r>
        <w:t>如图</w:t>
      </w:r>
      <w:r>
        <w:rPr>
          <w:rFonts w:hint="eastAsia"/>
        </w:rPr>
        <w:t>6</w:t>
      </w:r>
      <w:r>
        <w:t>所示，平面完备模型以</w:t>
      </w:r>
      <w:r>
        <w:rPr>
          <w:rFonts w:hint="eastAsia"/>
        </w:rPr>
        <w:t>初步</w:t>
      </w:r>
      <w:r>
        <w:t>模型阶段生成的平面交点的位置和圆曲线半径为初始解，在平面交点附近进行搜索，获得更优的平面交点位置，并配置相应的缓和曲线，使平面导向线模型优化成更完备的平面线形。因此，平面交点的调整量</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oMath>
      <w:r>
        <w:t>和</w:t>
      </w:r>
      <m:oMath>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rPr>
            </m:ctrlPr>
          </m:dPr>
          <m:e>
            <m:r>
              <w:rPr>
                <w:rFonts w:ascii="Cambria Math" w:hAnsi="Cambria Math"/>
              </w:rPr>
              <m:t>n</m:t>
            </m:r>
            <m:r>
              <m:rPr>
                <m:sty m:val="p"/>
              </m:rPr>
              <w:rPr>
                <w:rFonts w:ascii="Cambria Math" w:hAnsi="Cambria Math"/>
              </w:rPr>
              <m:t>=1,2,</m:t>
            </m:r>
            <m:r>
              <m:rPr>
                <m:sty m:val="p"/>
              </m:rPr>
              <w:rPr>
                <w:rFonts w:ascii="Cambria Math" w:eastAsia="MS Mincho" w:hAnsi="Cambria Math"/>
              </w:rPr>
              <m:t>⋯</m:t>
            </m:r>
            <m:r>
              <m:rPr>
                <m:sty m:val="p"/>
              </m:rPr>
              <w:rPr>
                <w:rFonts w:ascii="Cambria Math" w:hAnsi="Cambria Math"/>
              </w:rPr>
              <m:t>,</m:t>
            </m:r>
            <m:r>
              <w:rPr>
                <w:rFonts w:ascii="Cambria Math" w:hAnsi="Cambria Math"/>
              </w:rPr>
              <m:t>N</m:t>
            </m:r>
          </m:e>
        </m:d>
      </m:oMath>
      <w:r>
        <w:t>，圆曲线半径</w:t>
      </w:r>
      <m:oMath>
        <m:sSub>
          <m:sSubPr>
            <m:ctrlPr>
              <w:rPr>
                <w:rFonts w:ascii="Cambria Math" w:hAnsi="Cambria Math"/>
              </w:rPr>
            </m:ctrlPr>
          </m:sSubPr>
          <m:e>
            <m:r>
              <w:rPr>
                <w:rFonts w:ascii="Cambria Math" w:hAnsi="Cambria Math"/>
              </w:rPr>
              <m:t>R</m:t>
            </m:r>
          </m:e>
          <m:sub>
            <m:r>
              <w:rPr>
                <w:rFonts w:ascii="Cambria Math" w:hAnsi="Cambria Math"/>
              </w:rPr>
              <m:t>n</m:t>
            </m:r>
          </m:sub>
        </m:sSub>
      </m:oMath>
      <w:r>
        <w:t>和缓和曲线长度</w:t>
      </w:r>
      <m:oMath>
        <m:sSub>
          <m:sSubPr>
            <m:ctrlPr>
              <w:rPr>
                <w:rFonts w:ascii="Cambria Math" w:hAnsi="Cambria Math"/>
              </w:rPr>
            </m:ctrlPr>
          </m:sSubPr>
          <m:e>
            <m:r>
              <w:rPr>
                <w:rFonts w:ascii="Cambria Math" w:hAnsi="Cambria Math"/>
              </w:rPr>
              <m:t>l</m:t>
            </m:r>
          </m:e>
          <m:sub>
            <m:r>
              <w:rPr>
                <w:rFonts w:ascii="Cambria Math" w:hAnsi="Cambria Math"/>
              </w:rPr>
              <m:t>0n</m:t>
            </m:r>
          </m:sub>
        </m:sSub>
      </m:oMath>
      <w:r>
        <w:t>被选作平面完备模型的设计变量。</w:t>
      </w:r>
    </w:p>
    <w:p w14:paraId="6397E522" w14:textId="77777777" w:rsidR="00FA4301" w:rsidRDefault="00BC26C2">
      <w:pPr>
        <w:pStyle w:val="2"/>
      </w:pPr>
      <w:bookmarkStart w:id="844" w:name="_Toc105415089"/>
      <w:r>
        <w:t>纵断面模型</w:t>
      </w:r>
      <w:bookmarkEnd w:id="844"/>
    </w:p>
    <w:p w14:paraId="553E47D4" w14:textId="77777777" w:rsidR="00FA4301" w:rsidRDefault="00BC26C2">
      <w:pPr>
        <w:jc w:val="center"/>
        <w:rPr>
          <w:rFonts w:cs="Times New Roman"/>
        </w:rPr>
      </w:pPr>
      <w:r>
        <w:rPr>
          <w:rFonts w:cs="Times New Roman"/>
          <w:noProof/>
        </w:rPr>
        <w:drawing>
          <wp:inline distT="0" distB="0" distL="0" distR="0" wp14:anchorId="25CD349F" wp14:editId="4C687BF2">
            <wp:extent cx="5278120" cy="1578610"/>
            <wp:effectExtent l="0" t="0" r="508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19" cstate="print"/>
                    <a:stretch>
                      <a:fillRect/>
                    </a:stretch>
                  </pic:blipFill>
                  <pic:spPr>
                    <a:xfrm>
                      <a:off x="0" y="0"/>
                      <a:ext cx="5278120" cy="1578610"/>
                    </a:xfrm>
                    <a:prstGeom prst="rect">
                      <a:avLst/>
                    </a:prstGeom>
                  </pic:spPr>
                </pic:pic>
              </a:graphicData>
            </a:graphic>
          </wp:inline>
        </w:drawing>
      </w:r>
    </w:p>
    <w:p w14:paraId="5156813B" w14:textId="77777777" w:rsidR="00FA4301" w:rsidRDefault="00BC26C2">
      <w:r>
        <w:t>图</w:t>
      </w:r>
      <w:r>
        <w:rPr>
          <w:rFonts w:hint="eastAsia"/>
        </w:rPr>
        <w:t>7</w:t>
      </w:r>
      <w:r>
        <w:t xml:space="preserve"> 纵断面完备模型</w:t>
      </w:r>
    </w:p>
    <w:p w14:paraId="7EA89FE1" w14:textId="77777777" w:rsidR="00FA4301" w:rsidRDefault="00BC26C2">
      <w:pPr>
        <w:pStyle w:val="C"/>
        <w:ind w:firstLine="420"/>
      </w:pPr>
      <w:r>
        <w:t>如图</w:t>
      </w:r>
      <w:r>
        <w:rPr>
          <w:rFonts w:hint="eastAsia"/>
        </w:rPr>
        <w:t>8</w:t>
      </w:r>
      <w:r>
        <w:t>所示，纵断面完备模型以</w:t>
      </w:r>
      <w:r>
        <w:rPr>
          <w:rFonts w:hint="eastAsia"/>
        </w:rPr>
        <w:t>初步</w:t>
      </w:r>
      <w:r>
        <w:t>模型阶段生成的纵断面变坡点的位置为初始解，在纵断面变坡点附近进行搜索，获得更优的纵断面变坡点位置，并配置相应的竖曲线，使纵断面导向线模型优化成更完备的纵断面线形。竖曲线半径</w:t>
      </w:r>
      <m:oMath>
        <m:sSub>
          <m:sSubPr>
            <m:ctrlPr>
              <w:rPr>
                <w:rFonts w:ascii="Cambria Math" w:hAnsi="Cambria Math"/>
              </w:rPr>
            </m:ctrlPr>
          </m:sSubPr>
          <m:e>
            <m:r>
              <w:rPr>
                <w:rFonts w:ascii="Cambria Math" w:hAnsi="Cambria Math"/>
              </w:rPr>
              <m:t>R</m:t>
            </m:r>
          </m:e>
          <m:sub>
            <m:r>
              <w:rPr>
                <w:rFonts w:ascii="Cambria Math" w:hAnsi="Cambria Math"/>
              </w:rPr>
              <m:t>vn</m:t>
            </m:r>
          </m:sub>
        </m:sSub>
      </m:oMath>
      <w:r>
        <w:t>与铁路等级相关的一个定值。因此，纵断面变坡点的调整量</w:t>
      </w:r>
      <m:oMath>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m:t>
            </m:r>
          </m:sup>
        </m:sSubSup>
      </m:oMath>
      <w:r>
        <w:t>和</w:t>
      </w:r>
      <m:oMath>
        <m:sSubSup>
          <m:sSubSupPr>
            <m:ctrlPr>
              <w:rPr>
                <w:rFonts w:ascii="Cambria Math" w:hAnsi="Cambria Math"/>
                <w:i/>
              </w:rPr>
            </m:ctrlPr>
          </m:sSubSupPr>
          <m:e>
            <m:r>
              <w:rPr>
                <w:rFonts w:ascii="Cambria Math" w:hAnsi="Cambria Math"/>
              </w:rPr>
              <m:t>z</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m</m:t>
            </m:r>
            <m:r>
              <m:rPr>
                <m:sty m:val="p"/>
              </m:rPr>
              <w:rPr>
                <w:rFonts w:ascii="Cambria Math" w:hAnsi="Cambria Math"/>
              </w:rPr>
              <m:t>=1,2,</m:t>
            </m:r>
            <m:r>
              <m:rPr>
                <m:sty m:val="p"/>
              </m:rPr>
              <w:rPr>
                <w:rFonts w:ascii="Cambria Math" w:eastAsia="MS Mincho" w:hAnsi="Cambria Math"/>
              </w:rPr>
              <m:t>⋯</m:t>
            </m:r>
            <m:r>
              <m:rPr>
                <m:sty m:val="p"/>
              </m:rPr>
              <w:rPr>
                <w:rFonts w:ascii="Cambria Math" w:hAnsi="Cambria Math"/>
              </w:rPr>
              <m:t>,</m:t>
            </m:r>
            <m:r>
              <w:rPr>
                <w:rFonts w:ascii="Cambria Math" w:hAnsi="Cambria Math"/>
              </w:rPr>
              <m:t>M</m:t>
            </m:r>
          </m:e>
        </m:d>
      </m:oMath>
      <w:r>
        <w:t>被选作纵断面完备模型的决策变量。</w:t>
      </w:r>
    </w:p>
    <w:p w14:paraId="260A66B6" w14:textId="77777777" w:rsidR="00FA4301" w:rsidRDefault="00BC26C2">
      <w:pPr>
        <w:pStyle w:val="2"/>
      </w:pPr>
      <w:bookmarkStart w:id="845" w:name="_Toc105415090"/>
      <w:r>
        <w:t>目标函数</w:t>
      </w:r>
      <w:bookmarkEnd w:id="845"/>
    </w:p>
    <w:p w14:paraId="78132436" w14:textId="77777777" w:rsidR="00FA4301" w:rsidRDefault="00BC26C2">
      <w:pPr>
        <w:pStyle w:val="C"/>
        <w:ind w:firstLine="420"/>
      </w:pPr>
      <w:r>
        <w:t>本文以铁路的建设成本作为优化目标。铁路的建设成本</w:t>
      </w:r>
      <m:oMath>
        <m:r>
          <w:rPr>
            <w:rFonts w:ascii="Cambria Math" w:hAnsi="Cambria Math"/>
          </w:rPr>
          <m:t>F</m:t>
        </m:r>
      </m:oMath>
      <w:r>
        <w:t>包括土方工程的挖方成本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r>
        <w:t>和填方成本</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，轨道成本</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，土地征用成本</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，桥梁成本</w:t>
      </w:r>
      <m:oMath>
        <m:sSub>
          <m:sSubPr>
            <m:ctrlPr>
              <w:rPr>
                <w:rFonts w:ascii="Cambria Math" w:hAnsi="Cambria Math"/>
                <w:i/>
              </w:rPr>
            </m:ctrlPr>
          </m:sSubPr>
          <m:e>
            <m:r>
              <w:rPr>
                <w:rFonts w:ascii="Cambria Math" w:hAnsi="Cambria Math"/>
              </w:rPr>
              <m:t>C</m:t>
            </m:r>
          </m:e>
          <m:sub>
            <m:r>
              <w:rPr>
                <w:rFonts w:ascii="Cambria Math" w:hAnsi="Cambria Math"/>
              </w:rPr>
              <m:t>B</m:t>
            </m:r>
          </m:sub>
        </m:sSub>
      </m:oMath>
      <w:r>
        <w:t>，隧道成本</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w:t>
      </w:r>
    </w:p>
    <w:p w14:paraId="1161327E" w14:textId="77777777" w:rsidR="00FA4301" w:rsidRDefault="00BC26C2">
      <w:pPr>
        <w:tabs>
          <w:tab w:val="center" w:pos="4153"/>
          <w:tab w:val="right" w:pos="8306"/>
        </w:tabs>
        <w:rPr>
          <w:rFonts w:cs="Times New Roman"/>
        </w:rPr>
      </w:pPr>
      <w:r>
        <w:rPr>
          <w:rFonts w:cs="Times New Roman"/>
        </w:rPr>
        <w:tab/>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cs="Times New Roman"/>
        </w:rPr>
        <w:tab/>
        <w:t>（5-6）</w:t>
      </w:r>
    </w:p>
    <w:p w14:paraId="58DABD73" w14:textId="77777777" w:rsidR="00FA4301" w:rsidRDefault="00BC26C2">
      <w:pPr>
        <w:pStyle w:val="C"/>
        <w:ind w:firstLine="420"/>
        <w:rPr>
          <w:kern w:val="0"/>
        </w:rPr>
      </w:pPr>
      <w:r>
        <w:t>（</w:t>
      </w:r>
      <w:r>
        <w:t>1</w:t>
      </w:r>
      <w:r>
        <w:t>）挖方成本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p>
    <w:p w14:paraId="5AA2CF06" w14:textId="77777777" w:rsidR="00FA4301" w:rsidRDefault="00BC26C2">
      <w:pPr>
        <w:tabs>
          <w:tab w:val="center" w:pos="4153"/>
          <w:tab w:val="right" w:pos="8306"/>
        </w:tabs>
        <w:rPr>
          <w:rFonts w:cs="Times New Roman"/>
        </w:rPr>
      </w:pPr>
      <w:r>
        <w:rPr>
          <w:rFonts w:cs="Times New Roman"/>
        </w:rPr>
        <w:lastRenderedPageBreak/>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lc=1</m:t>
            </m:r>
          </m:sub>
          <m:sup>
            <m:r>
              <w:rPr>
                <w:rFonts w:ascii="Cambria Math" w:hAnsi="Cambria Math" w:cs="Times New Roman"/>
              </w:rPr>
              <m:t>Lc</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lc+1</m:t>
                    </m:r>
                  </m:sub>
                </m:sSub>
              </m:e>
            </m:d>
          </m:e>
        </m:nary>
      </m:oMath>
      <w:r>
        <w:rPr>
          <w:rFonts w:cs="Times New Roman"/>
        </w:rPr>
        <w:tab/>
        <w:t>（5-7）</w:t>
      </w:r>
    </w:p>
    <w:p w14:paraId="32ED08C0" w14:textId="77777777" w:rsidR="00FA4301" w:rsidRDefault="00BC26C2">
      <w:pPr>
        <w:pStyle w:val="C"/>
        <w:ind w:firstLine="420"/>
      </w:pPr>
      <w:r>
        <w:t>其中，</w:t>
      </w:r>
      <m:oMath>
        <m:r>
          <w:rPr>
            <w:rFonts w:ascii="Cambria Math" w:hAnsi="Cambria Math"/>
          </w:rPr>
          <m:t>Lc</m:t>
        </m:r>
      </m:oMath>
      <w:r>
        <w:t>表示土石方工程的挖方断面数量；</w:t>
      </w:r>
      <m:oMath>
        <m:r>
          <w:rPr>
            <w:rFonts w:ascii="Cambria Math" w:hAnsi="Cambria Math"/>
          </w:rPr>
          <m:t>d</m:t>
        </m:r>
      </m:oMath>
      <w:r>
        <w:t>表示土方工程的计算间距（单位：</w:t>
      </w:r>
      <m:oMath>
        <m:r>
          <w:rPr>
            <w:rFonts w:ascii="Cambria Math" w:hAnsi="Cambria Math"/>
          </w:rPr>
          <m:t>m</m:t>
        </m:r>
      </m:oMath>
      <w:r>
        <w:t>）；</w:t>
      </w:r>
      <m:oMath>
        <m:sSub>
          <m:sSubPr>
            <m:ctrlPr>
              <w:rPr>
                <w:rFonts w:ascii="Cambria Math" w:hAnsi="Cambria Math"/>
                <w:i/>
              </w:rPr>
            </m:ctrlPr>
          </m:sSubPr>
          <m:e>
            <m:r>
              <w:rPr>
                <w:rFonts w:ascii="Cambria Math" w:hAnsi="Cambria Math"/>
              </w:rPr>
              <m:t>c</m:t>
            </m:r>
          </m:e>
          <m:sub>
            <m:r>
              <w:rPr>
                <w:rFonts w:ascii="Cambria Math" w:hAnsi="Cambria Math"/>
              </w:rPr>
              <m:t>c</m:t>
            </m:r>
          </m:sub>
        </m:sSub>
      </m:oMath>
      <w:r>
        <w:t>表示土石方工程挖方每立方米的单价（单位：元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r>
        <w:t>）；</w:t>
      </w:r>
      <m:oMath>
        <m:sSub>
          <m:sSubPr>
            <m:ctrlPr>
              <w:rPr>
                <w:rFonts w:ascii="Cambria Math" w:hAnsi="Cambria Math"/>
                <w:i/>
              </w:rPr>
            </m:ctrlPr>
          </m:sSubPr>
          <m:e>
            <m:r>
              <w:rPr>
                <w:rFonts w:ascii="Cambria Math" w:hAnsi="Cambria Math"/>
              </w:rPr>
              <m:t>A</m:t>
            </m:r>
          </m:e>
          <m:sub>
            <m:r>
              <w:rPr>
                <w:rFonts w:ascii="Cambria Math" w:hAnsi="Cambria Math"/>
              </w:rPr>
              <m:t>lc</m:t>
            </m:r>
          </m:sub>
        </m:sSub>
      </m:oMath>
      <w:r>
        <w:t>表示第</w:t>
      </w:r>
      <m:oMath>
        <m:r>
          <w:rPr>
            <w:rFonts w:ascii="Cambria Math" w:hAnsi="Cambria Math"/>
          </w:rPr>
          <m:t>lc</m:t>
        </m:r>
      </m:oMath>
      <w:proofErr w:type="gramStart"/>
      <w:r>
        <w:t>个</w:t>
      </w:r>
      <w:proofErr w:type="gramEnd"/>
      <w:r>
        <w:t>横断面，如图</w:t>
      </w:r>
      <w:r>
        <w:t>5-1</w:t>
      </w:r>
      <w:r>
        <w:t>所示。</w:t>
      </w:r>
    </w:p>
    <w:p w14:paraId="4A7572FC" w14:textId="77777777" w:rsidR="00FA4301" w:rsidRDefault="00BC26C2">
      <w:pPr>
        <w:pStyle w:val="C"/>
        <w:ind w:firstLine="420"/>
        <w:rPr>
          <w:kern w:val="0"/>
        </w:rPr>
      </w:pPr>
      <w:r>
        <w:t>（</w:t>
      </w:r>
      <w:r>
        <w:t>2</w:t>
      </w:r>
      <w:r>
        <w:t>）填方成本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p>
    <w:p w14:paraId="16C90118" w14:textId="77777777" w:rsidR="00FA4301" w:rsidRDefault="00BC26C2">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lf=1</m:t>
            </m:r>
          </m:sub>
          <m:sup>
            <m:r>
              <w:rPr>
                <w:rFonts w:ascii="Cambria Math" w:hAnsi="Cambria Math" w:cs="Times New Roman"/>
              </w:rPr>
              <m:t>Lf</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lf+1</m:t>
                    </m:r>
                  </m:sub>
                </m:sSub>
              </m:e>
            </m:d>
          </m:e>
        </m:nary>
      </m:oMath>
      <w:r>
        <w:rPr>
          <w:rFonts w:cs="Times New Roman"/>
        </w:rPr>
        <w:tab/>
        <w:t>（5-8）</w:t>
      </w:r>
    </w:p>
    <w:p w14:paraId="383BBD80" w14:textId="77777777" w:rsidR="00FA4301" w:rsidRDefault="00BC26C2">
      <w:pPr>
        <w:pStyle w:val="C"/>
        <w:ind w:firstLine="420"/>
      </w:pPr>
      <w:r>
        <w:t>其中，</w:t>
      </w:r>
      <m:oMath>
        <m:r>
          <w:rPr>
            <w:rFonts w:ascii="Cambria Math" w:hAnsi="Cambria Math"/>
          </w:rPr>
          <m:t>Lf</m:t>
        </m:r>
      </m:oMath>
      <w:r>
        <w:t>表示土石方工程的填方断面数量；</w:t>
      </w:r>
      <m:oMath>
        <m:r>
          <w:rPr>
            <w:rFonts w:ascii="Cambria Math" w:hAnsi="Cambria Math"/>
          </w:rPr>
          <m:t>d</m:t>
        </m:r>
      </m:oMath>
      <w:r>
        <w:t>表示土方工程的计算间距（单位：</w:t>
      </w:r>
      <m:oMath>
        <m:r>
          <w:rPr>
            <w:rFonts w:ascii="Cambria Math" w:hAnsi="Cambria Math"/>
          </w:rPr>
          <m:t>m</m:t>
        </m:r>
      </m:oMath>
      <w:r>
        <w:t>）；</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表示土石方工程填方每立方米的单价（单位：元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r>
        <w:t>）；</w:t>
      </w:r>
      <m:oMath>
        <m:sSub>
          <m:sSubPr>
            <m:ctrlPr>
              <w:rPr>
                <w:rFonts w:ascii="Cambria Math" w:hAnsi="Cambria Math"/>
                <w:i/>
              </w:rPr>
            </m:ctrlPr>
          </m:sSubPr>
          <m:e>
            <m:r>
              <w:rPr>
                <w:rFonts w:ascii="Cambria Math" w:hAnsi="Cambria Math"/>
              </w:rPr>
              <m:t>A</m:t>
            </m:r>
          </m:e>
          <m:sub>
            <m:r>
              <w:rPr>
                <w:rFonts w:ascii="Cambria Math" w:hAnsi="Cambria Math"/>
              </w:rPr>
              <m:t>lf</m:t>
            </m:r>
          </m:sub>
        </m:sSub>
      </m:oMath>
      <w:r>
        <w:t>表示第</w:t>
      </w:r>
      <m:oMath>
        <m:r>
          <w:rPr>
            <w:rFonts w:ascii="Cambria Math" w:hAnsi="Cambria Math"/>
          </w:rPr>
          <m:t>lf</m:t>
        </m:r>
      </m:oMath>
      <w:proofErr w:type="gramStart"/>
      <w:r>
        <w:t>个</w:t>
      </w:r>
      <w:proofErr w:type="gramEnd"/>
      <w:r>
        <w:t>横断面，如图</w:t>
      </w:r>
      <w:r>
        <w:t>5-1</w:t>
      </w:r>
      <w:r>
        <w:t>所示。</w:t>
      </w:r>
    </w:p>
    <w:p w14:paraId="66E1B1C9" w14:textId="77777777" w:rsidR="00FA4301" w:rsidRDefault="00BC26C2">
      <w:pPr>
        <w:pStyle w:val="C"/>
        <w:ind w:firstLine="420"/>
        <w:rPr>
          <w:kern w:val="0"/>
        </w:rPr>
      </w:pPr>
      <w:r>
        <w:t>（</w:t>
      </w:r>
      <w:r>
        <w:t>3</w:t>
      </w:r>
      <w:r>
        <w:t>）轨道成本</w:t>
      </w:r>
      <m:oMath>
        <m:sSub>
          <m:sSubPr>
            <m:ctrlPr>
              <w:rPr>
                <w:rFonts w:ascii="Cambria Math" w:hAnsi="Cambria Math"/>
                <w:i/>
              </w:rPr>
            </m:ctrlPr>
          </m:sSubPr>
          <m:e>
            <m:r>
              <w:rPr>
                <w:rFonts w:ascii="Cambria Math" w:hAnsi="Cambria Math"/>
              </w:rPr>
              <m:t>C</m:t>
            </m:r>
          </m:e>
          <m:sub>
            <m:r>
              <w:rPr>
                <w:rFonts w:ascii="Cambria Math" w:hAnsi="Cambria Math"/>
              </w:rPr>
              <m:t>L</m:t>
            </m:r>
          </m:sub>
        </m:sSub>
      </m:oMath>
    </w:p>
    <w:p w14:paraId="7B6E6780" w14:textId="77777777" w:rsidR="00FA4301" w:rsidRDefault="00BC26C2">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∙LC</m:t>
        </m:r>
      </m:oMath>
      <w:r>
        <w:rPr>
          <w:rFonts w:cs="Times New Roman"/>
        </w:rPr>
        <w:tab/>
        <w:t>（5-9）</w:t>
      </w:r>
    </w:p>
    <w:p w14:paraId="55858087" w14:textId="77777777" w:rsidR="00FA4301" w:rsidRDefault="00BC26C2">
      <w:pPr>
        <w:pStyle w:val="C"/>
        <w:ind w:firstLine="420"/>
      </w:pPr>
      <w:r>
        <w:t>其中，</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表示</w:t>
      </w:r>
      <w:proofErr w:type="gramStart"/>
      <w:r>
        <w:t>轨道每延米</w:t>
      </w:r>
      <w:proofErr w:type="gramEnd"/>
      <w:r>
        <w:t>的单价（单位：元</w:t>
      </w:r>
      <w:r>
        <w:t>/</w:t>
      </w:r>
      <m:oMath>
        <m:r>
          <w:rPr>
            <w:rFonts w:ascii="Cambria Math" w:hAnsi="Cambria Math"/>
          </w:rPr>
          <m:t>m</m:t>
        </m:r>
      </m:oMath>
      <w:r>
        <w:t>）；</w:t>
      </w:r>
      <m:oMath>
        <m:r>
          <w:rPr>
            <w:rFonts w:ascii="Cambria Math" w:hAnsi="Cambria Math"/>
          </w:rPr>
          <m:t>LC</m:t>
        </m:r>
      </m:oMath>
      <w:r>
        <w:t>表示铁路线路的总里程长度（单位：</w:t>
      </w:r>
      <m:oMath>
        <m:r>
          <w:rPr>
            <w:rFonts w:ascii="Cambria Math" w:hAnsi="Cambria Math"/>
          </w:rPr>
          <m:t>m</m:t>
        </m:r>
      </m:oMath>
      <w:r>
        <w:t>）。</w:t>
      </w:r>
    </w:p>
    <w:p w14:paraId="7DA08B96" w14:textId="77777777" w:rsidR="00FA4301" w:rsidRDefault="00BC26C2">
      <w:pPr>
        <w:pStyle w:val="C"/>
        <w:ind w:firstLine="420"/>
        <w:rPr>
          <w:kern w:val="0"/>
        </w:rPr>
      </w:pPr>
      <w:r>
        <w:t>（</w:t>
      </w:r>
      <w:r>
        <w:t>4</w:t>
      </w:r>
      <w:r>
        <w:t>）土地征用成本</w:t>
      </w:r>
      <m:oMath>
        <m:sSub>
          <m:sSubPr>
            <m:ctrlPr>
              <w:rPr>
                <w:rFonts w:ascii="Cambria Math" w:hAnsi="Cambria Math"/>
                <w:i/>
              </w:rPr>
            </m:ctrlPr>
          </m:sSubPr>
          <m:e>
            <m:r>
              <w:rPr>
                <w:rFonts w:ascii="Cambria Math" w:hAnsi="Cambria Math"/>
              </w:rPr>
              <m:t>C</m:t>
            </m:r>
          </m:e>
          <m:sub>
            <m:r>
              <w:rPr>
                <w:rFonts w:ascii="Cambria Math" w:hAnsi="Cambria Math"/>
              </w:rPr>
              <m:t>R</m:t>
            </m:r>
          </m:sub>
        </m:sSub>
      </m:oMath>
    </w:p>
    <w:p w14:paraId="131803D0" w14:textId="77777777" w:rsidR="00FA4301" w:rsidRDefault="00BC26C2">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L</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Rl+1</m:t>
                    </m:r>
                  </m:sub>
                </m:sSub>
              </m:e>
            </m:d>
          </m:e>
        </m:nary>
      </m:oMath>
      <w:r>
        <w:rPr>
          <w:rFonts w:cs="Times New Roman"/>
        </w:rPr>
        <w:tab/>
        <w:t>（5-10）</w:t>
      </w:r>
    </w:p>
    <w:p w14:paraId="1B570208" w14:textId="77777777" w:rsidR="00FA4301" w:rsidRDefault="00BC26C2">
      <w:pPr>
        <w:pStyle w:val="C"/>
        <w:ind w:firstLine="420"/>
      </w:pPr>
      <w:r>
        <w:t>其中，</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表示土地征用每平米的单价（单位：元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w:t>
      </w:r>
      <m:oMath>
        <m:sSub>
          <m:sSubPr>
            <m:ctrlPr>
              <w:rPr>
                <w:rFonts w:ascii="Cambria Math" w:hAnsi="Cambria Math"/>
                <w:i/>
              </w:rPr>
            </m:ctrlPr>
          </m:sSubPr>
          <m:e>
            <m:r>
              <w:rPr>
                <w:rFonts w:ascii="Cambria Math" w:hAnsi="Cambria Math"/>
              </w:rPr>
              <m:t>L</m:t>
            </m:r>
          </m:e>
          <m:sub>
            <m:r>
              <w:rPr>
                <w:rFonts w:ascii="Cambria Math" w:hAnsi="Cambria Math"/>
              </w:rPr>
              <m:t>Rl</m:t>
            </m:r>
          </m:sub>
        </m:sSub>
      </m:oMath>
      <w:r>
        <w:t>表示第</w:t>
      </w:r>
      <m:oMath>
        <m:r>
          <w:rPr>
            <w:rFonts w:ascii="Cambria Math" w:hAnsi="Cambria Math"/>
          </w:rPr>
          <m:t>l</m:t>
        </m:r>
      </m:oMath>
      <w:proofErr w:type="gramStart"/>
      <w:r>
        <w:t>个</w:t>
      </w:r>
      <w:proofErr w:type="gramEnd"/>
      <w:r>
        <w:t>横断面的土地征用的宽度（单位：</w:t>
      </w:r>
      <m:oMath>
        <m:r>
          <w:rPr>
            <w:rFonts w:ascii="Cambria Math" w:hAnsi="Cambria Math"/>
          </w:rPr>
          <m:t>m</m:t>
        </m:r>
      </m:oMath>
      <w:r>
        <w:t>），由以下公式计算得出：</w:t>
      </w:r>
    </w:p>
    <w:p w14:paraId="73F59A9C" w14:textId="77777777" w:rsidR="00FA4301" w:rsidRDefault="00BC26C2">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m:t>
            </m:r>
          </m:sub>
        </m:sSub>
        <m:r>
          <w:rPr>
            <w:rFonts w:ascii="Cambria Math" w:hAnsi="Cambria Math" w:cs="Times New Roman"/>
          </w:rPr>
          <m:t>=B+m∙∆</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l</m:t>
            </m:r>
          </m:sub>
        </m:sSub>
      </m:oMath>
      <w:r>
        <w:rPr>
          <w:rFonts w:cs="Times New Roman"/>
        </w:rPr>
        <w:tab/>
        <w:t>（5-11）</w:t>
      </w:r>
    </w:p>
    <w:p w14:paraId="30394B3C" w14:textId="77777777" w:rsidR="00FA4301" w:rsidRDefault="00BC26C2">
      <w:pPr>
        <w:pStyle w:val="C"/>
        <w:ind w:firstLine="420"/>
        <w:rPr>
          <w:kern w:val="0"/>
        </w:rPr>
      </w:pPr>
      <w:r>
        <w:t>（</w:t>
      </w:r>
      <w:r>
        <w:t>5</w:t>
      </w:r>
      <w:r>
        <w:t>）桥梁成本</w:t>
      </w:r>
      <m:oMath>
        <m:sSub>
          <m:sSubPr>
            <m:ctrlPr>
              <w:rPr>
                <w:rFonts w:ascii="Cambria Math" w:hAnsi="Cambria Math"/>
                <w:i/>
              </w:rPr>
            </m:ctrlPr>
          </m:sSubPr>
          <m:e>
            <m:r>
              <w:rPr>
                <w:rFonts w:ascii="Cambria Math" w:hAnsi="Cambria Math"/>
              </w:rPr>
              <m:t>C</m:t>
            </m:r>
          </m:e>
          <m:sub>
            <m:r>
              <w:rPr>
                <w:rFonts w:ascii="Cambria Math" w:hAnsi="Cambria Math"/>
              </w:rPr>
              <m:t>B</m:t>
            </m:r>
          </m:sub>
        </m:sSub>
      </m:oMath>
    </w:p>
    <w:p w14:paraId="2107FA51" w14:textId="77777777" w:rsidR="00FA4301" w:rsidRDefault="00BC26C2">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q=1</m:t>
            </m:r>
          </m:sub>
          <m:sup>
            <m:r>
              <w:rPr>
                <w:rFonts w:ascii="Cambria Math" w:hAnsi="Cambria Math" w:cs="Times New Roman"/>
              </w:rPr>
              <m:t>Q</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q</m:t>
                </m:r>
              </m:sub>
            </m:sSub>
          </m:e>
        </m:nary>
      </m:oMath>
      <w:r>
        <w:rPr>
          <w:rFonts w:cs="Times New Roman"/>
        </w:rPr>
        <w:tab/>
        <w:t>（5-12）</w:t>
      </w:r>
    </w:p>
    <w:p w14:paraId="4A1AADC6" w14:textId="77777777" w:rsidR="00FA4301" w:rsidRDefault="00BC26C2">
      <w:pPr>
        <w:pStyle w:val="C"/>
        <w:ind w:firstLine="420"/>
      </w:pPr>
      <w:r>
        <w:t>其中，</w:t>
      </w:r>
      <m:oMath>
        <m:r>
          <w:rPr>
            <w:rFonts w:ascii="Cambria Math" w:hAnsi="Cambria Math"/>
          </w:rPr>
          <m:t>Q</m:t>
        </m:r>
      </m:oMath>
      <w:r>
        <w:t>表示桥梁的数量；</w:t>
      </w:r>
      <m:oMath>
        <m:sSub>
          <m:sSubPr>
            <m:ctrlPr>
              <w:rPr>
                <w:rFonts w:ascii="Cambria Math" w:hAnsi="Cambria Math"/>
                <w:i/>
              </w:rPr>
            </m:ctrlPr>
          </m:sSubPr>
          <m:e>
            <m:r>
              <w:rPr>
                <w:rFonts w:ascii="Cambria Math" w:hAnsi="Cambria Math"/>
              </w:rPr>
              <m:t>c</m:t>
            </m:r>
          </m:e>
          <m:sub>
            <m:r>
              <w:rPr>
                <w:rFonts w:ascii="Cambria Math" w:hAnsi="Cambria Math"/>
              </w:rPr>
              <m:t>B</m:t>
            </m:r>
          </m:sub>
        </m:sSub>
      </m:oMath>
      <w:r>
        <w:t>表示</w:t>
      </w:r>
      <w:proofErr w:type="gramStart"/>
      <w:r>
        <w:t>桥梁每延米</w:t>
      </w:r>
      <w:proofErr w:type="gramEnd"/>
      <w:r>
        <w:t>的单价（单位：元</w:t>
      </w:r>
      <w:r>
        <w:t>/</w:t>
      </w:r>
      <m:oMath>
        <m:r>
          <w:rPr>
            <w:rFonts w:ascii="Cambria Math" w:hAnsi="Cambria Math"/>
          </w:rPr>
          <m:t>m</m:t>
        </m:r>
      </m:oMath>
      <w:r>
        <w:t>）；</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表示第</w:t>
      </w:r>
      <m:oMath>
        <m:r>
          <w:rPr>
            <w:rFonts w:ascii="Cambria Math" w:hAnsi="Cambria Math"/>
          </w:rPr>
          <m:t>q</m:t>
        </m:r>
      </m:oMath>
      <w:proofErr w:type="gramStart"/>
      <w:r>
        <w:t>个</w:t>
      </w:r>
      <w:proofErr w:type="gramEnd"/>
      <w:r>
        <w:t>桥梁的长度（单位：</w:t>
      </w:r>
      <m:oMath>
        <m:r>
          <w:rPr>
            <w:rFonts w:ascii="Cambria Math" w:hAnsi="Cambria Math"/>
          </w:rPr>
          <m:t>m</m:t>
        </m:r>
      </m:oMath>
      <w:r>
        <w:t>）。</w:t>
      </w:r>
    </w:p>
    <w:p w14:paraId="7C894F2E" w14:textId="77777777" w:rsidR="00FA4301" w:rsidRDefault="00BC26C2">
      <w:pPr>
        <w:pStyle w:val="C"/>
        <w:ind w:firstLine="420"/>
        <w:rPr>
          <w:kern w:val="0"/>
        </w:rPr>
      </w:pPr>
      <w:r>
        <w:t>（</w:t>
      </w:r>
      <w:r>
        <w:t>6</w:t>
      </w:r>
      <w:r>
        <w:t>）隧道成本</w:t>
      </w:r>
      <m:oMath>
        <m:sSub>
          <m:sSubPr>
            <m:ctrlPr>
              <w:rPr>
                <w:rFonts w:ascii="Cambria Math" w:hAnsi="Cambria Math"/>
                <w:i/>
              </w:rPr>
            </m:ctrlPr>
          </m:sSubPr>
          <m:e>
            <m:r>
              <w:rPr>
                <w:rFonts w:ascii="Cambria Math" w:hAnsi="Cambria Math"/>
              </w:rPr>
              <m:t>C</m:t>
            </m:r>
          </m:e>
          <m:sub>
            <m:r>
              <w:rPr>
                <w:rFonts w:ascii="Cambria Math" w:hAnsi="Cambria Math"/>
              </w:rPr>
              <m:t>T</m:t>
            </m:r>
          </m:sub>
        </m:sSub>
      </m:oMath>
    </w:p>
    <w:p w14:paraId="3AAF9824" w14:textId="77777777" w:rsidR="00FA4301" w:rsidRDefault="00BC26C2">
      <w:pPr>
        <w:tabs>
          <w:tab w:val="center" w:pos="4153"/>
          <w:tab w:val="right" w:pos="8306"/>
        </w:tabs>
        <w:rPr>
          <w:rFonts w:cs="Times New Roman"/>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nary>
      </m:oMath>
      <w:r>
        <w:rPr>
          <w:rFonts w:cs="Times New Roman"/>
        </w:rPr>
        <w:tab/>
        <w:t>（5-13）</w:t>
      </w:r>
    </w:p>
    <w:p w14:paraId="7D6C5D70" w14:textId="77777777" w:rsidR="00FA4301" w:rsidRDefault="00BC26C2">
      <w:pPr>
        <w:pStyle w:val="C"/>
        <w:ind w:firstLine="420"/>
      </w:pPr>
      <w:r>
        <w:t>其中，</w:t>
      </w:r>
      <m:oMath>
        <m:r>
          <w:rPr>
            <w:rFonts w:ascii="Cambria Math" w:hAnsi="Cambria Math"/>
          </w:rPr>
          <m:t>T</m:t>
        </m:r>
      </m:oMath>
      <w:r>
        <w:t>表示隧道的数量；</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表示</w:t>
      </w:r>
      <w:proofErr w:type="gramStart"/>
      <w:r>
        <w:t>隧道每延米</w:t>
      </w:r>
      <w:proofErr w:type="gramEnd"/>
      <w:r>
        <w:t>的单价（单位：元</w:t>
      </w:r>
      <w:r>
        <w:t>/</w:t>
      </w:r>
      <m:oMath>
        <m:r>
          <w:rPr>
            <w:rFonts w:ascii="Cambria Math" w:hAnsi="Cambria Math"/>
          </w:rPr>
          <m:t>m</m:t>
        </m:r>
      </m:oMath>
      <w:r>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t>表示第</w:t>
      </w:r>
      <m:oMath>
        <m:r>
          <w:rPr>
            <w:rFonts w:ascii="Cambria Math" w:hAnsi="Cambria Math"/>
          </w:rPr>
          <m:t>q</m:t>
        </m:r>
      </m:oMath>
      <w:proofErr w:type="gramStart"/>
      <w:r>
        <w:t>个</w:t>
      </w:r>
      <w:proofErr w:type="gramEnd"/>
      <w:r>
        <w:t>隧道的长度（单位：</w:t>
      </w:r>
      <m:oMath>
        <m:r>
          <w:rPr>
            <w:rFonts w:ascii="Cambria Math" w:hAnsi="Cambria Math"/>
          </w:rPr>
          <m:t>m</m:t>
        </m:r>
      </m:oMath>
      <w:r>
        <w:t>）。</w:t>
      </w:r>
    </w:p>
    <w:p w14:paraId="41499304" w14:textId="77777777" w:rsidR="00FA4301" w:rsidRDefault="00BC26C2">
      <w:pPr>
        <w:pStyle w:val="2"/>
      </w:pPr>
      <w:bookmarkStart w:id="846" w:name="_Toc105415093"/>
      <w:r>
        <w:rPr>
          <w:rFonts w:hint="eastAsia"/>
        </w:rPr>
        <w:t>选线</w:t>
      </w:r>
      <w:r>
        <w:t>模型的</w:t>
      </w:r>
      <w:bookmarkStart w:id="847" w:name="_Hlk99314487"/>
      <w:r>
        <w:t>求解流程</w:t>
      </w:r>
      <w:bookmarkEnd w:id="846"/>
      <w:bookmarkEnd w:id="847"/>
    </w:p>
    <w:p w14:paraId="1441CAC4" w14:textId="77777777" w:rsidR="00FA4301" w:rsidRDefault="00BC26C2">
      <w:pPr>
        <w:pStyle w:val="C"/>
        <w:ind w:firstLine="420"/>
      </w:pPr>
      <w:r>
        <w:rPr>
          <w:rFonts w:hint="eastAsia"/>
        </w:rPr>
        <w:t>本文构建三维选线代理模型的过程是，补充技术路线图。</w:t>
      </w:r>
    </w:p>
    <w:p w14:paraId="00D55C47" w14:textId="77777777" w:rsidR="00FA4301" w:rsidRDefault="00FA4301">
      <w:pPr>
        <w:pStyle w:val="C"/>
        <w:ind w:firstLine="420"/>
      </w:pPr>
    </w:p>
    <w:p w14:paraId="3E99C7B6" w14:textId="77777777" w:rsidR="00FA4301" w:rsidRDefault="00BC26C2">
      <w:pPr>
        <w:pStyle w:val="C"/>
        <w:ind w:firstLine="420"/>
      </w:pPr>
      <w:r>
        <w:rPr>
          <w:rFonts w:hint="eastAsia"/>
        </w:rPr>
        <w:t>初步</w:t>
      </w:r>
      <w:r>
        <w:t>模型和完备模型的求解流程基本一致，两者的不同点仅仅只是决策变量的数量和取值区间。此外，混合多点加点准则可以在</w:t>
      </w:r>
      <w:r>
        <w:t>Kriging</w:t>
      </w:r>
      <w:r>
        <w:t>代理模型的更新过程中，一次添加多</w:t>
      </w:r>
      <w:r>
        <w:lastRenderedPageBreak/>
        <w:t>个样本点到训练样本集中，可以显著提高</w:t>
      </w:r>
      <w:r>
        <w:t>Kriging</w:t>
      </w:r>
      <w:r>
        <w:t>代理模型的更新效果，加快</w:t>
      </w:r>
      <w:r>
        <w:t>Kriging</w:t>
      </w:r>
      <w:r>
        <w:t>代理模型的构建速度。基于混合多点加点准则的</w:t>
      </w:r>
      <w:r>
        <w:t>Kriging</w:t>
      </w:r>
      <w:r>
        <w:t>代理方法的对铁路三维线形的求解流程</w:t>
      </w:r>
      <w:r>
        <w:rPr>
          <w:rFonts w:hint="eastAsia"/>
        </w:rPr>
        <w:t>如图</w:t>
      </w:r>
      <w:r>
        <w:rPr>
          <w:rFonts w:hint="eastAsia"/>
        </w:rPr>
        <w:t>8</w:t>
      </w:r>
      <w:r>
        <w:rPr>
          <w:rFonts w:hint="eastAsia"/>
        </w:rPr>
        <w:t>所示</w:t>
      </w:r>
      <w:r>
        <w:t>。</w:t>
      </w:r>
    </w:p>
    <w:p w14:paraId="2C8F60FE" w14:textId="77777777" w:rsidR="00FA4301" w:rsidRDefault="00BC26C2">
      <w:pPr>
        <w:pStyle w:val="C"/>
        <w:spacing w:line="240" w:lineRule="auto"/>
        <w:ind w:firstLineChars="0" w:firstLine="0"/>
        <w:jc w:val="center"/>
      </w:pPr>
      <w:r>
        <w:rPr>
          <w:noProof/>
        </w:rPr>
        <w:drawing>
          <wp:inline distT="0" distB="0" distL="0" distR="0" wp14:anchorId="5F67D7FE" wp14:editId="2DD60663">
            <wp:extent cx="3625215" cy="6435090"/>
            <wp:effectExtent l="19050" t="0" r="0" b="0"/>
            <wp:docPr id="892354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4749" name="图片 1"/>
                    <pic:cNvPicPr>
                      <a:picLocks noChangeAspect="1"/>
                    </pic:cNvPicPr>
                  </pic:nvPicPr>
                  <pic:blipFill>
                    <a:blip r:embed="rId220" cstate="print">
                      <a:extLst>
                        <a:ext uri="{28A0092B-C50C-407E-A947-70E740481C1C}">
                          <a14:useLocalDpi xmlns:a14="http://schemas.microsoft.com/office/drawing/2010/main" val="0"/>
                        </a:ext>
                      </a:extLst>
                    </a:blip>
                    <a:srcRect/>
                    <a:stretch>
                      <a:fillRect/>
                    </a:stretch>
                  </pic:blipFill>
                  <pic:spPr>
                    <a:xfrm>
                      <a:off x="0" y="0"/>
                      <a:ext cx="3628633" cy="6441029"/>
                    </a:xfrm>
                    <a:prstGeom prst="rect">
                      <a:avLst/>
                    </a:prstGeom>
                    <a:ln>
                      <a:noFill/>
                    </a:ln>
                  </pic:spPr>
                </pic:pic>
              </a:graphicData>
            </a:graphic>
          </wp:inline>
        </w:drawing>
      </w:r>
    </w:p>
    <w:p w14:paraId="1388BBE1" w14:textId="77777777" w:rsidR="00FA4301" w:rsidRDefault="00BC26C2">
      <w:pPr>
        <w:pStyle w:val="C"/>
        <w:spacing w:line="240" w:lineRule="auto"/>
        <w:ind w:firstLineChars="0" w:firstLine="0"/>
        <w:jc w:val="center"/>
      </w:pPr>
      <w:r>
        <w:rPr>
          <w:rFonts w:hint="eastAsia"/>
        </w:rPr>
        <w:t>图</w:t>
      </w:r>
      <w:r>
        <w:rPr>
          <w:rFonts w:hint="eastAsia"/>
        </w:rPr>
        <w:t xml:space="preserve"> 8 Kriging</w:t>
      </w:r>
      <w:r>
        <w:rPr>
          <w:rFonts w:hint="eastAsia"/>
        </w:rPr>
        <w:t>模型求解流程图</w:t>
      </w:r>
    </w:p>
    <w:p w14:paraId="12C9CB19" w14:textId="77777777" w:rsidR="00FA4301" w:rsidRDefault="00BC26C2">
      <w:pPr>
        <w:pStyle w:val="1"/>
      </w:pPr>
      <w:bookmarkStart w:id="848" w:name="_Toc70437207"/>
      <w:r>
        <w:rPr>
          <w:rFonts w:hint="eastAsia"/>
        </w:rPr>
        <w:t>三维选线代理模型的计算验证</w:t>
      </w:r>
    </w:p>
    <w:p w14:paraId="2B362EE6" w14:textId="77777777" w:rsidR="00FA4301" w:rsidRDefault="00BC26C2">
      <w:pPr>
        <w:pStyle w:val="C"/>
        <w:ind w:firstLine="420"/>
      </w:pPr>
      <w:r>
        <w:t>基于</w:t>
      </w:r>
      <w:r>
        <w:rPr>
          <w:rFonts w:hint="eastAsia"/>
        </w:rPr>
        <w:t>本文所</w:t>
      </w:r>
      <w:bookmarkStart w:id="849" w:name="fenli"/>
      <w:r>
        <w:t>提出的平纵面参数分离且独立优化的三维选线</w:t>
      </w:r>
      <w:bookmarkEnd w:id="849"/>
      <w:r>
        <w:t>模型，以及</w:t>
      </w:r>
      <w:r>
        <w:t>Kriging</w:t>
      </w:r>
      <w:r>
        <w:t>代理方法的对铁路三维线形的求解流程，本章对</w:t>
      </w:r>
      <w:r>
        <w:t>Kriging</w:t>
      </w:r>
      <w:r>
        <w:t>代理方法在铁路三维选线的应用进行实例验证，同时与粒子群算法优化的结果进行对比。实例一是约</w:t>
      </w:r>
      <w:r>
        <w:t>6</w:t>
      </w:r>
      <w:r>
        <w:t>公里的线路设计，实例二是约</w:t>
      </w:r>
      <w:r>
        <w:t>9</w:t>
      </w:r>
      <w:r>
        <w:t>公里的线路设计。</w:t>
      </w:r>
    </w:p>
    <w:p w14:paraId="15034FB8" w14:textId="77777777" w:rsidR="00FA4301" w:rsidRDefault="00BC26C2">
      <w:pPr>
        <w:pStyle w:val="2"/>
      </w:pPr>
      <w:r>
        <w:rPr>
          <w:rFonts w:hint="eastAsia"/>
        </w:rPr>
        <w:lastRenderedPageBreak/>
        <w:t>实例一</w:t>
      </w:r>
    </w:p>
    <w:p w14:paraId="3B160323" w14:textId="77777777" w:rsidR="00FA4301" w:rsidRDefault="00BC26C2">
      <w:pPr>
        <w:pStyle w:val="3"/>
      </w:pPr>
      <w:bookmarkStart w:id="850" w:name="_Toc105415099"/>
      <w:bookmarkEnd w:id="848"/>
      <w:r>
        <w:t>地形概况</w:t>
      </w:r>
      <w:bookmarkEnd w:id="850"/>
    </w:p>
    <w:p w14:paraId="56831F85" w14:textId="77777777" w:rsidR="00FA4301" w:rsidRDefault="00BC26C2">
      <w:pPr>
        <w:pStyle w:val="C"/>
        <w:ind w:firstLine="420"/>
      </w:pPr>
      <w:r>
        <w:t>选取一块如图</w:t>
      </w:r>
      <w:r>
        <w:rPr>
          <w:rFonts w:hint="eastAsia"/>
        </w:rPr>
        <w:t>9</w:t>
      </w:r>
      <w:r>
        <w:t>的地形区域。该区域长</w:t>
      </w:r>
      <w:r>
        <w:t>6670</w:t>
      </w:r>
      <w:r>
        <w:t>米，宽</w:t>
      </w:r>
      <w:r>
        <w:t>4000</w:t>
      </w:r>
      <w:r>
        <w:t>米，主要由山丘和平原组成，最大高差为</w:t>
      </w:r>
      <w:r>
        <w:t>67</w:t>
      </w:r>
      <w:r>
        <w:t>米。拟定线路的起点位置为</w:t>
      </w:r>
      <w:r>
        <w:t>(12 424 075.923</w:t>
      </w:r>
      <w:r>
        <w:t>，</w:t>
      </w:r>
      <w:r>
        <w:t>2 806 143.048</w:t>
      </w:r>
      <w:r>
        <w:t>，</w:t>
      </w:r>
      <w:r>
        <w:t>102.893)</w:t>
      </w:r>
      <w:r>
        <w:t>，终点位置为</w:t>
      </w:r>
      <w:r>
        <w:t>(12 423 989.124</w:t>
      </w:r>
      <w:r>
        <w:t>，</w:t>
      </w:r>
      <w:r>
        <w:t>2 800 110.516</w:t>
      </w:r>
      <w:r>
        <w:t>，</w:t>
      </w:r>
      <w:r>
        <w:t>102.026)</w:t>
      </w:r>
      <w:r>
        <w:t>，起终点的航空距离为</w:t>
      </w:r>
      <w:r>
        <w:t>6033</w:t>
      </w:r>
      <w:r>
        <w:t>米，高程差为</w:t>
      </w:r>
      <w:r>
        <w:t>0.867</w:t>
      </w:r>
      <w:r>
        <w:t>米，该起终点确定的线路地面平均自然坡度是</w:t>
      </w:r>
      <w:r>
        <w:t>0.14‰</w:t>
      </w:r>
      <w:r>
        <w:t>。</w:t>
      </w:r>
    </w:p>
    <w:p w14:paraId="7F5D07EE" w14:textId="77777777" w:rsidR="00FA4301" w:rsidRDefault="00BC26C2">
      <w:pPr>
        <w:jc w:val="center"/>
      </w:pPr>
      <w:r>
        <w:rPr>
          <w:noProof/>
        </w:rPr>
        <w:drawing>
          <wp:inline distT="0" distB="0" distL="0" distR="0" wp14:anchorId="06BFD903" wp14:editId="08F501CA">
            <wp:extent cx="1876425" cy="308991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21" cstate="print"/>
                    <a:srcRect l="48368" t="11239" r="23797" b="7292"/>
                    <a:stretch>
                      <a:fillRect/>
                    </a:stretch>
                  </pic:blipFill>
                  <pic:spPr>
                    <a:xfrm>
                      <a:off x="0" y="0"/>
                      <a:ext cx="1886152" cy="3105620"/>
                    </a:xfrm>
                    <a:prstGeom prst="rect">
                      <a:avLst/>
                    </a:prstGeom>
                    <a:ln>
                      <a:noFill/>
                    </a:ln>
                  </pic:spPr>
                </pic:pic>
              </a:graphicData>
            </a:graphic>
          </wp:inline>
        </w:drawing>
      </w:r>
    </w:p>
    <w:p w14:paraId="2F0634C4" w14:textId="77777777" w:rsidR="00FA4301" w:rsidRDefault="00BC26C2">
      <w:pPr>
        <w:pStyle w:val="afd"/>
      </w:pPr>
      <w:r>
        <w:t>图</w:t>
      </w:r>
      <w:r>
        <w:rPr>
          <w:rFonts w:hint="eastAsia"/>
        </w:rPr>
        <w:t>9</w:t>
      </w:r>
      <w:r>
        <w:t>地形概况</w:t>
      </w:r>
      <w:r>
        <w:rPr>
          <w:rFonts w:hint="eastAsia"/>
        </w:rPr>
        <w:t>(</w:t>
      </w:r>
      <w:r>
        <w:rPr>
          <w:rFonts w:hint="eastAsia"/>
        </w:rPr>
        <w:t>实例</w:t>
      </w:r>
      <w:proofErr w:type="gramStart"/>
      <w:r>
        <w:rPr>
          <w:rFonts w:hint="eastAsia"/>
        </w:rPr>
        <w:t>一</w:t>
      </w:r>
      <w:proofErr w:type="gramEnd"/>
      <w:r>
        <w:rPr>
          <w:rFonts w:hint="eastAsia"/>
        </w:rPr>
        <w:t>)</w:t>
      </w:r>
    </w:p>
    <w:p w14:paraId="1C230E0F" w14:textId="77777777" w:rsidR="00FA4301" w:rsidRDefault="00BC26C2">
      <w:pPr>
        <w:pStyle w:val="3"/>
      </w:pPr>
      <w:bookmarkStart w:id="851" w:name="_Toc105415100"/>
      <w:r>
        <w:t>基本参数设置</w:t>
      </w:r>
      <w:bookmarkEnd w:id="851"/>
      <w:r>
        <w:rPr>
          <w:rFonts w:hint="eastAsia"/>
        </w:rPr>
        <w:t>和优化结果</w:t>
      </w:r>
    </w:p>
    <w:p w14:paraId="07DF1A89" w14:textId="77777777" w:rsidR="00FA4301" w:rsidRDefault="00BC26C2">
      <w:pPr>
        <w:pStyle w:val="C"/>
        <w:ind w:firstLine="420"/>
      </w:pPr>
      <w:r>
        <w:t>本文设置的参数如表</w:t>
      </w:r>
      <w:r>
        <w:rPr>
          <w:rFonts w:hint="eastAsia"/>
        </w:rPr>
        <w:t>4</w:t>
      </w:r>
      <w:r>
        <w:t>所示。本案例未设置桥隧，费用指标如表</w:t>
      </w:r>
      <w:r>
        <w:rPr>
          <w:rFonts w:hint="eastAsia"/>
        </w:rPr>
        <w:t>5</w:t>
      </w:r>
      <w:r>
        <w:t>。</w:t>
      </w:r>
    </w:p>
    <w:p w14:paraId="1509BF62" w14:textId="77777777" w:rsidR="00FA4301" w:rsidRDefault="00BC26C2">
      <w:pPr>
        <w:pStyle w:val="afd"/>
        <w:ind w:firstLine="482"/>
        <w:rPr>
          <w:rFonts w:cs="Times New Roman"/>
        </w:rPr>
      </w:pPr>
      <w:r>
        <w:rPr>
          <w:rFonts w:cs="Times New Roman"/>
        </w:rPr>
        <w:t>表</w:t>
      </w:r>
      <w:r>
        <w:rPr>
          <w:rFonts w:cs="Times New Roman" w:hint="eastAsia"/>
        </w:rPr>
        <w:t>4</w:t>
      </w:r>
      <w:r>
        <w:rPr>
          <w:rFonts w:cs="Times New Roman"/>
        </w:rPr>
        <w:t>模型参数和算法参数</w:t>
      </w:r>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1843"/>
        <w:gridCol w:w="1661"/>
      </w:tblGrid>
      <w:tr w:rsidR="00FA4301" w14:paraId="255AAF6E" w14:textId="77777777">
        <w:trPr>
          <w:jc w:val="center"/>
        </w:trPr>
        <w:tc>
          <w:tcPr>
            <w:tcW w:w="2281" w:type="dxa"/>
            <w:tcBorders>
              <w:top w:val="single" w:sz="12" w:space="0" w:color="auto"/>
              <w:left w:val="nil"/>
              <w:bottom w:val="single" w:sz="6" w:space="0" w:color="auto"/>
              <w:right w:val="nil"/>
            </w:tcBorders>
            <w:vAlign w:val="center"/>
          </w:tcPr>
          <w:p w14:paraId="31FFBC43" w14:textId="77777777" w:rsidR="00FA4301" w:rsidRDefault="00BC26C2">
            <w:pPr>
              <w:pStyle w:val="afe"/>
              <w:ind w:firstLine="482"/>
              <w:rPr>
                <w:szCs w:val="21"/>
              </w:rPr>
            </w:pPr>
            <w:r>
              <w:rPr>
                <w:szCs w:val="21"/>
              </w:rPr>
              <w:t>参数</w:t>
            </w:r>
          </w:p>
        </w:tc>
        <w:tc>
          <w:tcPr>
            <w:tcW w:w="1843" w:type="dxa"/>
            <w:tcBorders>
              <w:top w:val="single" w:sz="12" w:space="0" w:color="auto"/>
              <w:left w:val="nil"/>
              <w:bottom w:val="single" w:sz="6" w:space="0" w:color="auto"/>
              <w:right w:val="nil"/>
            </w:tcBorders>
            <w:vAlign w:val="center"/>
          </w:tcPr>
          <w:p w14:paraId="3AE62FE1" w14:textId="77777777" w:rsidR="00FA4301" w:rsidRDefault="00BC26C2">
            <w:pPr>
              <w:pStyle w:val="afe"/>
              <w:ind w:firstLine="482"/>
              <w:rPr>
                <w:szCs w:val="21"/>
              </w:rPr>
            </w:pPr>
            <w:r>
              <w:rPr>
                <w:szCs w:val="21"/>
              </w:rPr>
              <w:t>取值</w:t>
            </w:r>
          </w:p>
        </w:tc>
        <w:tc>
          <w:tcPr>
            <w:tcW w:w="1661" w:type="dxa"/>
            <w:tcBorders>
              <w:top w:val="single" w:sz="12" w:space="0" w:color="auto"/>
              <w:left w:val="nil"/>
              <w:bottom w:val="single" w:sz="6" w:space="0" w:color="auto"/>
              <w:right w:val="nil"/>
            </w:tcBorders>
            <w:vAlign w:val="center"/>
          </w:tcPr>
          <w:p w14:paraId="2BC7A6E7" w14:textId="77777777" w:rsidR="00FA4301" w:rsidRDefault="00BC26C2">
            <w:pPr>
              <w:pStyle w:val="afe"/>
              <w:rPr>
                <w:szCs w:val="21"/>
              </w:rPr>
            </w:pPr>
            <w:r>
              <w:rPr>
                <w:szCs w:val="21"/>
              </w:rPr>
              <w:t>单位</w:t>
            </w:r>
          </w:p>
        </w:tc>
      </w:tr>
      <w:tr w:rsidR="00FA4301" w14:paraId="37061C1F" w14:textId="77777777">
        <w:trPr>
          <w:jc w:val="center"/>
        </w:trPr>
        <w:tc>
          <w:tcPr>
            <w:tcW w:w="2281" w:type="dxa"/>
            <w:tcBorders>
              <w:top w:val="single" w:sz="6" w:space="0" w:color="auto"/>
              <w:left w:val="nil"/>
              <w:bottom w:val="nil"/>
              <w:right w:val="nil"/>
            </w:tcBorders>
            <w:vAlign w:val="center"/>
          </w:tcPr>
          <w:p w14:paraId="2308DBB1" w14:textId="77777777" w:rsidR="00FA4301" w:rsidRDefault="00BC26C2">
            <w:pPr>
              <w:pStyle w:val="afe"/>
              <w:ind w:firstLine="482"/>
              <w:rPr>
                <w:szCs w:val="21"/>
              </w:rPr>
            </w:pPr>
            <w:r>
              <w:rPr>
                <w:szCs w:val="21"/>
              </w:rPr>
              <w:t>交点数</w:t>
            </w:r>
          </w:p>
        </w:tc>
        <w:tc>
          <w:tcPr>
            <w:tcW w:w="1843" w:type="dxa"/>
            <w:tcBorders>
              <w:top w:val="single" w:sz="6" w:space="0" w:color="auto"/>
              <w:left w:val="nil"/>
              <w:bottom w:val="nil"/>
              <w:right w:val="nil"/>
            </w:tcBorders>
            <w:vAlign w:val="center"/>
          </w:tcPr>
          <w:p w14:paraId="25E0C8C7" w14:textId="77777777" w:rsidR="00FA4301" w:rsidRDefault="00BC26C2">
            <w:pPr>
              <w:pStyle w:val="afe"/>
              <w:ind w:firstLine="482"/>
              <w:rPr>
                <w:szCs w:val="21"/>
              </w:rPr>
            </w:pPr>
            <w:r>
              <w:rPr>
                <w:szCs w:val="21"/>
              </w:rPr>
              <w:t>2</w:t>
            </w:r>
          </w:p>
        </w:tc>
        <w:tc>
          <w:tcPr>
            <w:tcW w:w="1661" w:type="dxa"/>
            <w:tcBorders>
              <w:top w:val="single" w:sz="6" w:space="0" w:color="auto"/>
              <w:left w:val="nil"/>
              <w:bottom w:val="nil"/>
              <w:right w:val="nil"/>
            </w:tcBorders>
            <w:vAlign w:val="center"/>
          </w:tcPr>
          <w:p w14:paraId="3B834BF7" w14:textId="77777777" w:rsidR="00FA4301" w:rsidRDefault="00BC26C2">
            <w:pPr>
              <w:pStyle w:val="afe"/>
              <w:rPr>
                <w:szCs w:val="21"/>
              </w:rPr>
            </w:pPr>
            <w:r>
              <w:rPr>
                <w:szCs w:val="21"/>
              </w:rPr>
              <w:t>-</w:t>
            </w:r>
          </w:p>
        </w:tc>
      </w:tr>
      <w:tr w:rsidR="00FA4301" w14:paraId="654B5F2E" w14:textId="77777777">
        <w:trPr>
          <w:jc w:val="center"/>
        </w:trPr>
        <w:tc>
          <w:tcPr>
            <w:tcW w:w="2281" w:type="dxa"/>
            <w:tcBorders>
              <w:top w:val="nil"/>
              <w:left w:val="nil"/>
              <w:bottom w:val="nil"/>
              <w:right w:val="nil"/>
            </w:tcBorders>
            <w:vAlign w:val="center"/>
          </w:tcPr>
          <w:p w14:paraId="00719F7E" w14:textId="77777777" w:rsidR="00FA4301" w:rsidRDefault="00BC26C2">
            <w:pPr>
              <w:pStyle w:val="afe"/>
              <w:ind w:firstLine="482"/>
              <w:rPr>
                <w:szCs w:val="21"/>
              </w:rPr>
            </w:pPr>
            <w:r>
              <w:rPr>
                <w:szCs w:val="21"/>
              </w:rPr>
              <w:t>变坡点数</w:t>
            </w:r>
          </w:p>
        </w:tc>
        <w:tc>
          <w:tcPr>
            <w:tcW w:w="1843" w:type="dxa"/>
            <w:tcBorders>
              <w:top w:val="nil"/>
              <w:left w:val="nil"/>
              <w:bottom w:val="nil"/>
              <w:right w:val="nil"/>
            </w:tcBorders>
            <w:vAlign w:val="center"/>
          </w:tcPr>
          <w:p w14:paraId="22004A2A" w14:textId="77777777" w:rsidR="00FA4301" w:rsidRDefault="00BC26C2">
            <w:pPr>
              <w:pStyle w:val="afe"/>
              <w:ind w:firstLine="482"/>
              <w:rPr>
                <w:szCs w:val="21"/>
              </w:rPr>
            </w:pPr>
            <w:r>
              <w:rPr>
                <w:szCs w:val="21"/>
              </w:rPr>
              <w:t>2</w:t>
            </w:r>
          </w:p>
        </w:tc>
        <w:tc>
          <w:tcPr>
            <w:tcW w:w="1661" w:type="dxa"/>
            <w:tcBorders>
              <w:top w:val="nil"/>
              <w:left w:val="nil"/>
              <w:bottom w:val="nil"/>
              <w:right w:val="nil"/>
            </w:tcBorders>
            <w:vAlign w:val="center"/>
          </w:tcPr>
          <w:p w14:paraId="0029F93E" w14:textId="77777777" w:rsidR="00FA4301" w:rsidRDefault="00BC26C2">
            <w:pPr>
              <w:pStyle w:val="afe"/>
              <w:rPr>
                <w:szCs w:val="21"/>
              </w:rPr>
            </w:pPr>
            <w:r>
              <w:rPr>
                <w:szCs w:val="21"/>
              </w:rPr>
              <w:t>-</w:t>
            </w:r>
          </w:p>
        </w:tc>
      </w:tr>
      <w:tr w:rsidR="00FA4301" w14:paraId="32AFE2BD" w14:textId="77777777">
        <w:trPr>
          <w:jc w:val="center"/>
        </w:trPr>
        <w:tc>
          <w:tcPr>
            <w:tcW w:w="2281" w:type="dxa"/>
            <w:tcBorders>
              <w:top w:val="nil"/>
              <w:left w:val="nil"/>
              <w:bottom w:val="nil"/>
              <w:right w:val="nil"/>
            </w:tcBorders>
            <w:vAlign w:val="center"/>
          </w:tcPr>
          <w:p w14:paraId="178F4AE2" w14:textId="77777777" w:rsidR="00FA4301" w:rsidRDefault="00BC26C2">
            <w:pPr>
              <w:pStyle w:val="afe"/>
              <w:ind w:firstLine="482"/>
              <w:rPr>
                <w:szCs w:val="21"/>
              </w:rPr>
            </w:pPr>
            <w:r>
              <w:rPr>
                <w:szCs w:val="21"/>
              </w:rPr>
              <w:t>平面调整范围</w:t>
            </w:r>
          </w:p>
        </w:tc>
        <w:tc>
          <w:tcPr>
            <w:tcW w:w="1843" w:type="dxa"/>
            <w:tcBorders>
              <w:top w:val="nil"/>
              <w:left w:val="nil"/>
              <w:bottom w:val="nil"/>
              <w:right w:val="nil"/>
            </w:tcBorders>
            <w:vAlign w:val="center"/>
          </w:tcPr>
          <w:p w14:paraId="6F387E24" w14:textId="77777777" w:rsidR="00FA4301" w:rsidRDefault="00BC26C2">
            <w:pPr>
              <w:pStyle w:val="afe"/>
              <w:ind w:firstLine="482"/>
              <w:rPr>
                <w:szCs w:val="21"/>
              </w:rPr>
            </w:pPr>
            <w:r>
              <w:rPr>
                <w:szCs w:val="21"/>
              </w:rPr>
              <w:t>-1500~1500</w:t>
            </w:r>
          </w:p>
        </w:tc>
        <w:tc>
          <w:tcPr>
            <w:tcW w:w="1661" w:type="dxa"/>
            <w:tcBorders>
              <w:top w:val="nil"/>
              <w:left w:val="nil"/>
              <w:bottom w:val="nil"/>
              <w:right w:val="nil"/>
            </w:tcBorders>
            <w:vAlign w:val="center"/>
          </w:tcPr>
          <w:p w14:paraId="654C1433" w14:textId="77777777" w:rsidR="00FA4301" w:rsidRDefault="00BC26C2">
            <w:pPr>
              <w:pStyle w:val="afe"/>
              <w:rPr>
                <w:szCs w:val="21"/>
              </w:rPr>
            </w:pPr>
            <m:oMathPara>
              <m:oMath>
                <m:r>
                  <w:rPr>
                    <w:rFonts w:ascii="Cambria Math" w:hAnsi="Cambria Math"/>
                  </w:rPr>
                  <m:t>m</m:t>
                </m:r>
              </m:oMath>
            </m:oMathPara>
          </w:p>
        </w:tc>
      </w:tr>
      <w:tr w:rsidR="00FA4301" w14:paraId="33313ED9" w14:textId="77777777">
        <w:trPr>
          <w:jc w:val="center"/>
        </w:trPr>
        <w:tc>
          <w:tcPr>
            <w:tcW w:w="2281" w:type="dxa"/>
            <w:tcBorders>
              <w:top w:val="nil"/>
              <w:left w:val="nil"/>
              <w:bottom w:val="nil"/>
              <w:right w:val="nil"/>
            </w:tcBorders>
            <w:vAlign w:val="center"/>
          </w:tcPr>
          <w:p w14:paraId="209A29F4" w14:textId="77777777" w:rsidR="00FA4301" w:rsidRDefault="00BC26C2">
            <w:pPr>
              <w:pStyle w:val="afe"/>
              <w:ind w:firstLine="482"/>
              <w:rPr>
                <w:szCs w:val="21"/>
              </w:rPr>
            </w:pPr>
            <w:r>
              <w:rPr>
                <w:szCs w:val="21"/>
              </w:rPr>
              <w:t>纵断面调整范围</w:t>
            </w:r>
          </w:p>
        </w:tc>
        <w:tc>
          <w:tcPr>
            <w:tcW w:w="1843" w:type="dxa"/>
            <w:tcBorders>
              <w:top w:val="nil"/>
              <w:left w:val="nil"/>
              <w:bottom w:val="nil"/>
              <w:right w:val="nil"/>
            </w:tcBorders>
            <w:vAlign w:val="center"/>
          </w:tcPr>
          <w:p w14:paraId="55483F72" w14:textId="77777777" w:rsidR="00FA4301" w:rsidRDefault="00BC26C2">
            <w:pPr>
              <w:pStyle w:val="afe"/>
              <w:ind w:firstLine="482"/>
              <w:rPr>
                <w:szCs w:val="21"/>
              </w:rPr>
            </w:pPr>
            <w:r>
              <w:rPr>
                <w:szCs w:val="21"/>
              </w:rPr>
              <w:t>-20~20</w:t>
            </w:r>
          </w:p>
        </w:tc>
        <w:tc>
          <w:tcPr>
            <w:tcW w:w="1661" w:type="dxa"/>
            <w:tcBorders>
              <w:top w:val="nil"/>
              <w:left w:val="nil"/>
              <w:bottom w:val="nil"/>
              <w:right w:val="nil"/>
            </w:tcBorders>
            <w:vAlign w:val="center"/>
          </w:tcPr>
          <w:p w14:paraId="4FB6CF08" w14:textId="77777777" w:rsidR="00FA4301" w:rsidRDefault="00BC26C2">
            <w:pPr>
              <w:pStyle w:val="afe"/>
              <w:rPr>
                <w:szCs w:val="21"/>
              </w:rPr>
            </w:pPr>
            <m:oMathPara>
              <m:oMath>
                <m:r>
                  <w:rPr>
                    <w:rFonts w:ascii="Cambria Math" w:hAnsi="Cambria Math"/>
                  </w:rPr>
                  <m:t>m</m:t>
                </m:r>
              </m:oMath>
            </m:oMathPara>
          </w:p>
        </w:tc>
      </w:tr>
      <w:tr w:rsidR="00FA4301" w14:paraId="2C053134" w14:textId="77777777">
        <w:trPr>
          <w:jc w:val="center"/>
        </w:trPr>
        <w:tc>
          <w:tcPr>
            <w:tcW w:w="2281" w:type="dxa"/>
            <w:tcBorders>
              <w:top w:val="nil"/>
              <w:left w:val="nil"/>
              <w:bottom w:val="single" w:sz="12" w:space="0" w:color="auto"/>
              <w:right w:val="nil"/>
            </w:tcBorders>
            <w:vAlign w:val="center"/>
          </w:tcPr>
          <w:p w14:paraId="0344D59D" w14:textId="77777777" w:rsidR="00FA4301" w:rsidRDefault="00BC26C2">
            <w:pPr>
              <w:pStyle w:val="afe"/>
              <w:ind w:firstLine="482"/>
              <w:rPr>
                <w:szCs w:val="21"/>
              </w:rPr>
            </w:pPr>
            <w:r>
              <w:rPr>
                <w:szCs w:val="21"/>
              </w:rPr>
              <w:t>限制坡度</w:t>
            </w:r>
          </w:p>
        </w:tc>
        <w:tc>
          <w:tcPr>
            <w:tcW w:w="1843" w:type="dxa"/>
            <w:tcBorders>
              <w:top w:val="nil"/>
              <w:left w:val="nil"/>
              <w:bottom w:val="single" w:sz="12" w:space="0" w:color="auto"/>
              <w:right w:val="nil"/>
            </w:tcBorders>
            <w:vAlign w:val="center"/>
          </w:tcPr>
          <w:p w14:paraId="02C3A628" w14:textId="77777777" w:rsidR="00FA4301" w:rsidRDefault="00BC26C2">
            <w:pPr>
              <w:pStyle w:val="afe"/>
              <w:ind w:firstLine="482"/>
              <w:rPr>
                <w:szCs w:val="21"/>
              </w:rPr>
            </w:pPr>
            <w:r>
              <w:rPr>
                <w:szCs w:val="21"/>
              </w:rPr>
              <w:t>22‰</w:t>
            </w:r>
          </w:p>
        </w:tc>
        <w:tc>
          <w:tcPr>
            <w:tcW w:w="1661" w:type="dxa"/>
            <w:tcBorders>
              <w:top w:val="nil"/>
              <w:left w:val="nil"/>
              <w:bottom w:val="single" w:sz="12" w:space="0" w:color="auto"/>
              <w:right w:val="nil"/>
            </w:tcBorders>
            <w:vAlign w:val="center"/>
          </w:tcPr>
          <w:p w14:paraId="26C9EFE7" w14:textId="77777777" w:rsidR="00FA4301" w:rsidRDefault="00BC26C2">
            <w:pPr>
              <w:pStyle w:val="afe"/>
              <w:rPr>
                <w:szCs w:val="21"/>
              </w:rPr>
            </w:pPr>
            <w:r>
              <w:rPr>
                <w:szCs w:val="21"/>
              </w:rPr>
              <w:t>-</w:t>
            </w:r>
          </w:p>
        </w:tc>
      </w:tr>
    </w:tbl>
    <w:p w14:paraId="5E3D643E" w14:textId="77777777" w:rsidR="00FA4301" w:rsidRDefault="00BC26C2">
      <w:pPr>
        <w:pStyle w:val="afd"/>
        <w:ind w:firstLine="482"/>
        <w:rPr>
          <w:rFonts w:cs="Times New Roman"/>
        </w:rPr>
      </w:pPr>
      <w:r>
        <w:rPr>
          <w:rFonts w:cs="Times New Roman"/>
        </w:rPr>
        <w:t>表</w:t>
      </w:r>
      <w:r>
        <w:rPr>
          <w:rFonts w:cs="Times New Roman" w:hint="eastAsia"/>
        </w:rPr>
        <w:t>5</w:t>
      </w:r>
      <w:r>
        <w:rPr>
          <w:rFonts w:cs="Times New Roman"/>
        </w:rPr>
        <w:t xml:space="preserve"> </w:t>
      </w:r>
      <w:r>
        <w:rPr>
          <w:rFonts w:cs="Times New Roman"/>
        </w:rPr>
        <w:t>费用指标</w:t>
      </w:r>
    </w:p>
    <w:tbl>
      <w:tblPr>
        <w:tblStyle w:val="af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1134"/>
        <w:gridCol w:w="1418"/>
        <w:gridCol w:w="1984"/>
      </w:tblGrid>
      <w:tr w:rsidR="00FA4301" w14:paraId="3D0BD6D1" w14:textId="77777777">
        <w:trPr>
          <w:jc w:val="center"/>
        </w:trPr>
        <w:tc>
          <w:tcPr>
            <w:tcW w:w="2376" w:type="dxa"/>
            <w:gridSpan w:val="2"/>
            <w:tcBorders>
              <w:top w:val="single" w:sz="12" w:space="0" w:color="auto"/>
              <w:left w:val="nil"/>
              <w:bottom w:val="single" w:sz="6" w:space="0" w:color="auto"/>
              <w:right w:val="nil"/>
            </w:tcBorders>
            <w:vAlign w:val="center"/>
          </w:tcPr>
          <w:p w14:paraId="743B7BE2" w14:textId="77777777" w:rsidR="00FA4301" w:rsidRDefault="00BC26C2">
            <w:pPr>
              <w:pStyle w:val="afe"/>
              <w:ind w:firstLine="480"/>
            </w:pPr>
            <w:r>
              <w:t>项目单价</w:t>
            </w:r>
          </w:p>
        </w:tc>
        <w:tc>
          <w:tcPr>
            <w:tcW w:w="1418" w:type="dxa"/>
            <w:tcBorders>
              <w:top w:val="single" w:sz="12" w:space="0" w:color="auto"/>
              <w:left w:val="nil"/>
              <w:bottom w:val="single" w:sz="6" w:space="0" w:color="auto"/>
              <w:right w:val="nil"/>
            </w:tcBorders>
            <w:vAlign w:val="center"/>
          </w:tcPr>
          <w:p w14:paraId="290C7361" w14:textId="77777777" w:rsidR="00FA4301" w:rsidRDefault="00BC26C2">
            <w:pPr>
              <w:pStyle w:val="afe"/>
              <w:ind w:firstLine="480"/>
            </w:pPr>
            <w:r>
              <w:t>单价</w:t>
            </w:r>
          </w:p>
        </w:tc>
        <w:tc>
          <w:tcPr>
            <w:tcW w:w="1984" w:type="dxa"/>
            <w:tcBorders>
              <w:top w:val="single" w:sz="12" w:space="0" w:color="auto"/>
              <w:left w:val="nil"/>
              <w:bottom w:val="single" w:sz="6" w:space="0" w:color="auto"/>
              <w:right w:val="nil"/>
            </w:tcBorders>
            <w:vAlign w:val="center"/>
          </w:tcPr>
          <w:p w14:paraId="5DB327D4" w14:textId="77777777" w:rsidR="00FA4301" w:rsidRDefault="00BC26C2">
            <w:pPr>
              <w:pStyle w:val="afe"/>
              <w:ind w:firstLine="480"/>
            </w:pPr>
            <w:r>
              <w:t>单位</w:t>
            </w:r>
          </w:p>
        </w:tc>
      </w:tr>
      <w:tr w:rsidR="00FA4301" w14:paraId="4477DF91" w14:textId="77777777">
        <w:trPr>
          <w:jc w:val="center"/>
        </w:trPr>
        <w:tc>
          <w:tcPr>
            <w:tcW w:w="1242" w:type="dxa"/>
            <w:vMerge w:val="restart"/>
            <w:tcBorders>
              <w:top w:val="single" w:sz="6" w:space="0" w:color="auto"/>
              <w:left w:val="nil"/>
              <w:bottom w:val="nil"/>
              <w:right w:val="nil"/>
            </w:tcBorders>
            <w:vAlign w:val="center"/>
          </w:tcPr>
          <w:p w14:paraId="0A3CF1DC" w14:textId="77777777" w:rsidR="00FA4301" w:rsidRDefault="00BC26C2">
            <w:pPr>
              <w:pStyle w:val="afe"/>
            </w:pPr>
            <w:r>
              <w:t>路基</w:t>
            </w:r>
          </w:p>
        </w:tc>
        <w:tc>
          <w:tcPr>
            <w:tcW w:w="1134" w:type="dxa"/>
            <w:tcBorders>
              <w:top w:val="single" w:sz="6" w:space="0" w:color="auto"/>
              <w:left w:val="nil"/>
              <w:bottom w:val="nil"/>
              <w:right w:val="nil"/>
            </w:tcBorders>
          </w:tcPr>
          <w:p w14:paraId="5F1747E8" w14:textId="77777777" w:rsidR="00FA4301" w:rsidRDefault="00BC26C2">
            <w:pPr>
              <w:pStyle w:val="afe"/>
              <w:ind w:firstLine="480"/>
            </w:pPr>
            <w:r>
              <w:t>填方</w:t>
            </w:r>
          </w:p>
        </w:tc>
        <w:tc>
          <w:tcPr>
            <w:tcW w:w="1418" w:type="dxa"/>
            <w:tcBorders>
              <w:top w:val="single" w:sz="6" w:space="0" w:color="auto"/>
              <w:left w:val="nil"/>
              <w:bottom w:val="nil"/>
              <w:right w:val="nil"/>
            </w:tcBorders>
            <w:vAlign w:val="center"/>
          </w:tcPr>
          <w:p w14:paraId="1B2E77F5" w14:textId="77777777" w:rsidR="00FA4301" w:rsidRDefault="00BC26C2">
            <w:pPr>
              <w:pStyle w:val="afe"/>
              <w:ind w:firstLine="480"/>
            </w:pPr>
            <w:r>
              <w:t>65.0</w:t>
            </w:r>
          </w:p>
        </w:tc>
        <w:tc>
          <w:tcPr>
            <w:tcW w:w="1984" w:type="dxa"/>
            <w:tcBorders>
              <w:top w:val="single" w:sz="6" w:space="0" w:color="auto"/>
              <w:left w:val="nil"/>
              <w:bottom w:val="nil"/>
              <w:right w:val="nil"/>
            </w:tcBorders>
            <w:vAlign w:val="center"/>
          </w:tcPr>
          <w:p w14:paraId="60BCC253" w14:textId="77777777" w:rsidR="00FA4301" w:rsidRDefault="00BC26C2">
            <w:pPr>
              <w:pStyle w:val="afe"/>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FA4301" w14:paraId="7BCF1CCB" w14:textId="77777777">
        <w:trPr>
          <w:jc w:val="center"/>
        </w:trPr>
        <w:tc>
          <w:tcPr>
            <w:tcW w:w="1242" w:type="dxa"/>
            <w:vMerge/>
            <w:tcBorders>
              <w:top w:val="single" w:sz="6" w:space="0" w:color="auto"/>
              <w:left w:val="nil"/>
              <w:bottom w:val="nil"/>
              <w:right w:val="nil"/>
            </w:tcBorders>
            <w:vAlign w:val="center"/>
          </w:tcPr>
          <w:p w14:paraId="45C8895A" w14:textId="77777777" w:rsidR="00FA4301" w:rsidRDefault="00FA4301">
            <w:pPr>
              <w:widowControl/>
              <w:jc w:val="center"/>
              <w:rPr>
                <w:rFonts w:cs="Times New Roman"/>
                <w:szCs w:val="22"/>
              </w:rPr>
            </w:pPr>
          </w:p>
        </w:tc>
        <w:tc>
          <w:tcPr>
            <w:tcW w:w="1134" w:type="dxa"/>
            <w:tcBorders>
              <w:top w:val="nil"/>
              <w:left w:val="nil"/>
              <w:bottom w:val="nil"/>
              <w:right w:val="nil"/>
            </w:tcBorders>
          </w:tcPr>
          <w:p w14:paraId="394A2D11" w14:textId="77777777" w:rsidR="00FA4301" w:rsidRDefault="00BC26C2">
            <w:pPr>
              <w:pStyle w:val="afe"/>
              <w:ind w:firstLine="480"/>
            </w:pPr>
            <w:r>
              <w:t>挖方</w:t>
            </w:r>
          </w:p>
        </w:tc>
        <w:tc>
          <w:tcPr>
            <w:tcW w:w="1418" w:type="dxa"/>
            <w:tcBorders>
              <w:top w:val="nil"/>
              <w:left w:val="nil"/>
              <w:bottom w:val="nil"/>
              <w:right w:val="nil"/>
            </w:tcBorders>
            <w:vAlign w:val="center"/>
          </w:tcPr>
          <w:p w14:paraId="6DAFCA2D" w14:textId="77777777" w:rsidR="00FA4301" w:rsidRDefault="00BC26C2">
            <w:pPr>
              <w:pStyle w:val="afe"/>
              <w:ind w:firstLine="480"/>
            </w:pPr>
            <w:r>
              <w:t>35.0</w:t>
            </w:r>
          </w:p>
        </w:tc>
        <w:tc>
          <w:tcPr>
            <w:tcW w:w="1984" w:type="dxa"/>
            <w:tcBorders>
              <w:top w:val="nil"/>
              <w:left w:val="nil"/>
              <w:bottom w:val="nil"/>
              <w:right w:val="nil"/>
            </w:tcBorders>
            <w:vAlign w:val="center"/>
          </w:tcPr>
          <w:p w14:paraId="0BEC1ADC" w14:textId="77777777" w:rsidR="00FA4301" w:rsidRDefault="00BC26C2">
            <w:pPr>
              <w:pStyle w:val="afe"/>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FA4301" w14:paraId="208571F4" w14:textId="77777777">
        <w:trPr>
          <w:jc w:val="center"/>
        </w:trPr>
        <w:tc>
          <w:tcPr>
            <w:tcW w:w="2376" w:type="dxa"/>
            <w:gridSpan w:val="2"/>
            <w:tcBorders>
              <w:top w:val="nil"/>
              <w:left w:val="nil"/>
              <w:bottom w:val="nil"/>
              <w:right w:val="nil"/>
            </w:tcBorders>
            <w:vAlign w:val="center"/>
          </w:tcPr>
          <w:p w14:paraId="5390A4C3" w14:textId="77777777" w:rsidR="00FA4301" w:rsidRDefault="00BC26C2">
            <w:pPr>
              <w:pStyle w:val="afe"/>
              <w:ind w:firstLine="480"/>
            </w:pPr>
            <w:r>
              <w:t>轨道</w:t>
            </w:r>
          </w:p>
        </w:tc>
        <w:tc>
          <w:tcPr>
            <w:tcW w:w="1418" w:type="dxa"/>
            <w:tcBorders>
              <w:top w:val="nil"/>
              <w:left w:val="nil"/>
              <w:bottom w:val="nil"/>
              <w:right w:val="nil"/>
            </w:tcBorders>
            <w:vAlign w:val="center"/>
          </w:tcPr>
          <w:p w14:paraId="6F0DA0FB" w14:textId="77777777" w:rsidR="00FA4301" w:rsidRDefault="00BC26C2">
            <w:pPr>
              <w:pStyle w:val="afe"/>
              <w:ind w:firstLine="480"/>
            </w:pPr>
            <w:r>
              <w:t>4000</w:t>
            </w:r>
          </w:p>
        </w:tc>
        <w:tc>
          <w:tcPr>
            <w:tcW w:w="1984" w:type="dxa"/>
            <w:tcBorders>
              <w:top w:val="nil"/>
              <w:left w:val="nil"/>
              <w:bottom w:val="nil"/>
              <w:right w:val="nil"/>
            </w:tcBorders>
            <w:vAlign w:val="center"/>
          </w:tcPr>
          <w:p w14:paraId="78E5BCB5" w14:textId="77777777" w:rsidR="00FA4301" w:rsidRDefault="00BC26C2">
            <w:pPr>
              <w:pStyle w:val="afe"/>
              <w:ind w:firstLine="480"/>
            </w:pPr>
            <w:r>
              <w:t>元</w:t>
            </w:r>
            <w:r>
              <w:t>/</w:t>
            </w:r>
            <m:oMath>
              <m:r>
                <w:rPr>
                  <w:rFonts w:ascii="Cambria Math" w:hAnsi="Cambria Math"/>
                </w:rPr>
                <m:t>m</m:t>
              </m:r>
            </m:oMath>
          </w:p>
        </w:tc>
      </w:tr>
      <w:tr w:rsidR="00FA4301" w14:paraId="6260A270" w14:textId="77777777">
        <w:trPr>
          <w:jc w:val="center"/>
        </w:trPr>
        <w:tc>
          <w:tcPr>
            <w:tcW w:w="2376" w:type="dxa"/>
            <w:gridSpan w:val="2"/>
            <w:tcBorders>
              <w:top w:val="nil"/>
              <w:left w:val="nil"/>
              <w:bottom w:val="single" w:sz="12" w:space="0" w:color="auto"/>
              <w:right w:val="nil"/>
            </w:tcBorders>
            <w:vAlign w:val="center"/>
          </w:tcPr>
          <w:p w14:paraId="3A715D68" w14:textId="77777777" w:rsidR="00FA4301" w:rsidRDefault="00BC26C2">
            <w:pPr>
              <w:pStyle w:val="afe"/>
              <w:ind w:firstLine="480"/>
            </w:pPr>
            <w:r>
              <w:t>土地征用</w:t>
            </w:r>
          </w:p>
        </w:tc>
        <w:tc>
          <w:tcPr>
            <w:tcW w:w="1418" w:type="dxa"/>
            <w:tcBorders>
              <w:top w:val="nil"/>
              <w:left w:val="nil"/>
              <w:bottom w:val="single" w:sz="12" w:space="0" w:color="auto"/>
              <w:right w:val="nil"/>
            </w:tcBorders>
            <w:vAlign w:val="center"/>
          </w:tcPr>
          <w:p w14:paraId="2A19285D" w14:textId="77777777" w:rsidR="00FA4301" w:rsidRDefault="00BC26C2">
            <w:pPr>
              <w:pStyle w:val="afe"/>
              <w:ind w:firstLine="480"/>
            </w:pPr>
            <w:r>
              <w:t>75.1</w:t>
            </w:r>
          </w:p>
        </w:tc>
        <w:tc>
          <w:tcPr>
            <w:tcW w:w="1984" w:type="dxa"/>
            <w:tcBorders>
              <w:top w:val="nil"/>
              <w:left w:val="nil"/>
              <w:bottom w:val="single" w:sz="12" w:space="0" w:color="auto"/>
              <w:right w:val="nil"/>
            </w:tcBorders>
            <w:vAlign w:val="center"/>
          </w:tcPr>
          <w:p w14:paraId="222E3980" w14:textId="77777777" w:rsidR="00FA4301" w:rsidRDefault="00BC26C2">
            <w:pPr>
              <w:pStyle w:val="afe"/>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2</m:t>
                  </m:r>
                </m:sup>
              </m:sSup>
            </m:oMath>
          </w:p>
        </w:tc>
      </w:tr>
    </w:tbl>
    <w:p w14:paraId="304492B5" w14:textId="77777777" w:rsidR="00FA4301" w:rsidRDefault="00BC26C2">
      <w:pPr>
        <w:jc w:val="center"/>
      </w:pPr>
      <w:r>
        <w:rPr>
          <w:noProof/>
        </w:rPr>
        <w:lastRenderedPageBreak/>
        <w:drawing>
          <wp:inline distT="0" distB="0" distL="0" distR="0" wp14:anchorId="3A52509D" wp14:editId="02EB73A7">
            <wp:extent cx="2052955" cy="3240405"/>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22" cstate="print">
                      <a:extLst>
                        <a:ext uri="{28A0092B-C50C-407E-A947-70E740481C1C}">
                          <a14:useLocalDpi xmlns:a14="http://schemas.microsoft.com/office/drawing/2010/main" val="0"/>
                        </a:ext>
                      </a:extLst>
                    </a:blip>
                    <a:srcRect/>
                    <a:stretch>
                      <a:fillRect/>
                    </a:stretch>
                  </pic:blipFill>
                  <pic:spPr>
                    <a:xfrm>
                      <a:off x="0" y="0"/>
                      <a:ext cx="2065754" cy="3261019"/>
                    </a:xfrm>
                    <a:prstGeom prst="rect">
                      <a:avLst/>
                    </a:prstGeom>
                    <a:ln>
                      <a:noFill/>
                    </a:ln>
                  </pic:spPr>
                </pic:pic>
              </a:graphicData>
            </a:graphic>
          </wp:inline>
        </w:drawing>
      </w:r>
      <w:r>
        <w:rPr>
          <w:noProof/>
        </w:rPr>
        <w:drawing>
          <wp:inline distT="0" distB="0" distL="0" distR="0" wp14:anchorId="1DC06E44" wp14:editId="7A52DAB4">
            <wp:extent cx="2059940" cy="3244850"/>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223" cstate="print">
                      <a:extLst>
                        <a:ext uri="{28A0092B-C50C-407E-A947-70E740481C1C}">
                          <a14:useLocalDpi xmlns:a14="http://schemas.microsoft.com/office/drawing/2010/main" val="0"/>
                        </a:ext>
                      </a:extLst>
                    </a:blip>
                    <a:srcRect/>
                    <a:stretch>
                      <a:fillRect/>
                    </a:stretch>
                  </pic:blipFill>
                  <pic:spPr>
                    <a:xfrm>
                      <a:off x="0" y="0"/>
                      <a:ext cx="2078337" cy="3273367"/>
                    </a:xfrm>
                    <a:prstGeom prst="rect">
                      <a:avLst/>
                    </a:prstGeom>
                    <a:ln>
                      <a:noFill/>
                    </a:ln>
                  </pic:spPr>
                </pic:pic>
              </a:graphicData>
            </a:graphic>
          </wp:inline>
        </w:drawing>
      </w:r>
    </w:p>
    <w:p w14:paraId="0294785C" w14:textId="77777777" w:rsidR="00FA4301" w:rsidRDefault="00BC26C2">
      <w:pPr>
        <w:pStyle w:val="afd"/>
      </w:pPr>
      <w:r>
        <w:rPr>
          <w:rFonts w:hint="eastAsia"/>
        </w:rPr>
        <w:t>图</w:t>
      </w:r>
      <w:r>
        <w:rPr>
          <w:rFonts w:hint="eastAsia"/>
        </w:rPr>
        <w:t>10</w:t>
      </w:r>
      <w:r>
        <w:rPr>
          <w:rFonts w:hint="eastAsia"/>
        </w:rPr>
        <w:t>平面线形优化结果</w:t>
      </w:r>
      <w:r>
        <w:rPr>
          <w:rFonts w:hint="eastAsia"/>
        </w:rPr>
        <w:t>(</w:t>
      </w:r>
      <w:r>
        <w:rPr>
          <w:rFonts w:hint="eastAsia"/>
        </w:rPr>
        <w:t>实例</w:t>
      </w:r>
      <w:proofErr w:type="gramStart"/>
      <w:r>
        <w:rPr>
          <w:rFonts w:hint="eastAsia"/>
        </w:rPr>
        <w:t>一</w:t>
      </w:r>
      <w:proofErr w:type="gramEnd"/>
      <w:r>
        <w:rPr>
          <w:rFonts w:hint="eastAsia"/>
        </w:rPr>
        <w:t>)</w:t>
      </w:r>
    </w:p>
    <w:p w14:paraId="51BCF26F" w14:textId="77777777" w:rsidR="00FA4301" w:rsidRDefault="00BC26C2">
      <w:pPr>
        <w:pStyle w:val="afd"/>
        <w:ind w:firstLineChars="200" w:firstLine="420"/>
        <w:jc w:val="both"/>
        <w:rPr>
          <w:rFonts w:cs="Times New Roman"/>
          <w:sz w:val="24"/>
          <w:szCs w:val="24"/>
        </w:rPr>
      </w:pPr>
      <w:r>
        <w:rPr>
          <w:rFonts w:hint="eastAsia"/>
        </w:rPr>
        <w:t>(</w:t>
      </w:r>
      <w:r>
        <w:t>注：蓝线表示非代理方法的优化结果</w:t>
      </w:r>
      <w:r>
        <w:rPr>
          <w:rFonts w:hint="eastAsia"/>
        </w:rPr>
        <w:t>,</w:t>
      </w:r>
      <w:r>
        <w:t>红线表示</w:t>
      </w:r>
      <w:r>
        <w:t>Kriging</w:t>
      </w:r>
      <w:r>
        <w:t>代理方法的优化结果，黄线表示</w:t>
      </w:r>
      <w:r>
        <w:t>PSO-Kriging</w:t>
      </w:r>
      <w:r>
        <w:t>方法的优化结果</w:t>
      </w:r>
      <w:r>
        <w:rPr>
          <w:rFonts w:hint="eastAsia"/>
        </w:rPr>
        <w:t>)</w:t>
      </w:r>
    </w:p>
    <w:p w14:paraId="58AD6D81" w14:textId="77777777" w:rsidR="00FA4301" w:rsidRDefault="00BC26C2">
      <w:pPr>
        <w:pStyle w:val="C"/>
        <w:ind w:firstLine="420"/>
      </w:pPr>
      <w:r>
        <w:t>非代理方法获得的平面导向线的长度与</w:t>
      </w:r>
      <w:r>
        <w:t>Kriging</w:t>
      </w:r>
      <w:r>
        <w:t>代理方法获得的平面导向线相接近，为</w:t>
      </w:r>
      <w:r>
        <w:t>6744</w:t>
      </w:r>
      <w:r>
        <w:t>米，其走向趋势也较为贴近，只是第二个交点的位置选择略有差别，使得线路方案总的土石方量最少。</w:t>
      </w:r>
      <w:r>
        <w:t>Kriging</w:t>
      </w:r>
      <w:r>
        <w:t>代理方法获得的平面导向线全长</w:t>
      </w:r>
      <w:r>
        <w:t>6759</w:t>
      </w:r>
      <w:r>
        <w:t>米，走向基本符合缓坡地段点的定线原则，所经行的区域均为浅蓝色的高程与起终点接近的区域，绕避了平面高程障碍，选择了较为短直的方向前进。此外，线路的后半段未选择设置隧道通过，而是选择低洼的山谷作为前进路线，进一步表明了该线路的有效性。</w:t>
      </w:r>
      <w:r>
        <w:t>PSO-Kriging</w:t>
      </w:r>
      <w:r>
        <w:t>方法获得的平面导向线略短于</w:t>
      </w:r>
      <w:r>
        <w:t>Kriging</w:t>
      </w:r>
      <w:r>
        <w:t>代理方法获得的平面导向线，全长</w:t>
      </w:r>
      <w:r>
        <w:t>6681</w:t>
      </w:r>
      <w:r>
        <w:t>米，且改线路的交点正对小山丘这一平面障碍，使得线路可以在较短长度的情况下，绕避平面障碍。</w:t>
      </w:r>
    </w:p>
    <w:p w14:paraId="104EDE42" w14:textId="77777777" w:rsidR="00FA4301" w:rsidRDefault="00BC26C2">
      <w:pPr>
        <w:pStyle w:val="C"/>
        <w:spacing w:line="240" w:lineRule="auto"/>
        <w:ind w:firstLineChars="0" w:firstLine="0"/>
        <w:jc w:val="center"/>
      </w:pPr>
      <w:r>
        <w:rPr>
          <w:rFonts w:hint="eastAsia"/>
          <w:noProof/>
        </w:rPr>
        <w:drawing>
          <wp:inline distT="0" distB="0" distL="0" distR="0" wp14:anchorId="579D1E7B" wp14:editId="41A72E86">
            <wp:extent cx="4158615" cy="271399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a:xfrm>
                      <a:off x="0" y="0"/>
                      <a:ext cx="4169935" cy="2721336"/>
                    </a:xfrm>
                    <a:prstGeom prst="rect">
                      <a:avLst/>
                    </a:prstGeom>
                    <a:noFill/>
                    <a:ln>
                      <a:noFill/>
                    </a:ln>
                  </pic:spPr>
                </pic:pic>
              </a:graphicData>
            </a:graphic>
          </wp:inline>
        </w:drawing>
      </w:r>
    </w:p>
    <w:p w14:paraId="3CB14F23" w14:textId="77777777" w:rsidR="00FA4301" w:rsidRDefault="00BC26C2">
      <w:pPr>
        <w:pStyle w:val="afd"/>
      </w:pPr>
      <w:r>
        <w:lastRenderedPageBreak/>
        <w:t>图</w:t>
      </w:r>
      <w:r>
        <w:rPr>
          <w:rFonts w:hint="eastAsia"/>
        </w:rPr>
        <w:t>11</w:t>
      </w:r>
      <w:r>
        <w:t xml:space="preserve"> </w:t>
      </w:r>
      <w:r>
        <w:t>采用非代理方法生成的线路的纵断面</w:t>
      </w:r>
    </w:p>
    <w:p w14:paraId="7935BE4A" w14:textId="77777777" w:rsidR="00FA4301" w:rsidRDefault="00BC26C2">
      <w:pPr>
        <w:jc w:val="center"/>
        <w:rPr>
          <w:szCs w:val="24"/>
        </w:rPr>
      </w:pPr>
      <w:r>
        <w:rPr>
          <w:rFonts w:hint="eastAsia"/>
          <w:noProof/>
        </w:rPr>
        <w:drawing>
          <wp:inline distT="0" distB="0" distL="0" distR="0" wp14:anchorId="45B09C5A" wp14:editId="236B0216">
            <wp:extent cx="4105910" cy="2644775"/>
            <wp:effectExtent l="0" t="0" r="0" b="0"/>
            <wp:docPr id="696377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7150" name="图片 3"/>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a:xfrm>
                      <a:off x="0" y="0"/>
                      <a:ext cx="4112417" cy="2648845"/>
                    </a:xfrm>
                    <a:prstGeom prst="rect">
                      <a:avLst/>
                    </a:prstGeom>
                    <a:noFill/>
                    <a:ln>
                      <a:noFill/>
                    </a:ln>
                  </pic:spPr>
                </pic:pic>
              </a:graphicData>
            </a:graphic>
          </wp:inline>
        </w:drawing>
      </w:r>
    </w:p>
    <w:p w14:paraId="3A770A92" w14:textId="77777777" w:rsidR="00FA4301" w:rsidRDefault="00BC26C2">
      <w:pPr>
        <w:pStyle w:val="afd"/>
      </w:pPr>
      <w:r>
        <w:t>图</w:t>
      </w:r>
      <w:r>
        <w:rPr>
          <w:rFonts w:hint="eastAsia"/>
        </w:rPr>
        <w:t>12</w:t>
      </w:r>
      <w:r>
        <w:t xml:space="preserve"> </w:t>
      </w:r>
      <w:r>
        <w:t>采用</w:t>
      </w:r>
      <w:r>
        <w:t>Kriging</w:t>
      </w:r>
      <w:r>
        <w:t>代理方法生成的线路的纵断面</w:t>
      </w:r>
    </w:p>
    <w:p w14:paraId="1E9BFECC" w14:textId="77777777" w:rsidR="00FA4301" w:rsidRDefault="00BC26C2">
      <w:pPr>
        <w:jc w:val="center"/>
        <w:rPr>
          <w:szCs w:val="24"/>
        </w:rPr>
      </w:pPr>
      <w:r>
        <w:rPr>
          <w:rFonts w:hint="eastAsia"/>
          <w:noProof/>
        </w:rPr>
        <w:drawing>
          <wp:inline distT="0" distB="0" distL="0" distR="0" wp14:anchorId="5B3BD437" wp14:editId="21493419">
            <wp:extent cx="4171950" cy="2696845"/>
            <wp:effectExtent l="0" t="0" r="0" b="0"/>
            <wp:docPr id="7622080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8014" name="图片 2"/>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a:xfrm>
                      <a:off x="0" y="0"/>
                      <a:ext cx="4183565" cy="2704217"/>
                    </a:xfrm>
                    <a:prstGeom prst="rect">
                      <a:avLst/>
                    </a:prstGeom>
                    <a:noFill/>
                    <a:ln>
                      <a:noFill/>
                    </a:ln>
                  </pic:spPr>
                </pic:pic>
              </a:graphicData>
            </a:graphic>
          </wp:inline>
        </w:drawing>
      </w:r>
      <w:r>
        <w:t xml:space="preserve"> </w:t>
      </w:r>
    </w:p>
    <w:p w14:paraId="618A915A" w14:textId="77777777" w:rsidR="00FA4301" w:rsidRDefault="00BC26C2">
      <w:pPr>
        <w:pStyle w:val="afd"/>
      </w:pPr>
      <w:r>
        <w:rPr>
          <w:rFonts w:ascii="楷体" w:hAnsi="楷体"/>
        </w:rPr>
        <w:t>图</w:t>
      </w:r>
      <w:r>
        <w:t xml:space="preserve">13 </w:t>
      </w:r>
      <w:r>
        <w:rPr>
          <w:rFonts w:ascii="楷体" w:hAnsi="楷体"/>
        </w:rPr>
        <w:t>采用</w:t>
      </w:r>
      <w:r>
        <w:t>PSO-Kriging</w:t>
      </w:r>
      <w:r>
        <w:rPr>
          <w:rFonts w:ascii="楷体" w:hAnsi="楷体"/>
        </w:rPr>
        <w:t>方法生成的线路的纵断面</w:t>
      </w:r>
    </w:p>
    <w:p w14:paraId="1BF72135" w14:textId="77777777" w:rsidR="00FA4301" w:rsidRDefault="00BC26C2">
      <w:pPr>
        <w:pStyle w:val="C"/>
        <w:ind w:firstLine="420"/>
        <w:rPr>
          <w:rFonts w:cs="Times New Roman"/>
          <w:sz w:val="24"/>
          <w:szCs w:val="24"/>
        </w:rPr>
      </w:pPr>
      <w:r>
        <w:t>图</w:t>
      </w:r>
      <w:r>
        <w:rPr>
          <w:rFonts w:hint="eastAsia"/>
        </w:rPr>
        <w:t>11</w:t>
      </w:r>
      <w:r>
        <w:t>展示了非代理方法线路的纵断面</w:t>
      </w:r>
      <w:r>
        <w:rPr>
          <w:rFonts w:hint="eastAsia"/>
        </w:rPr>
        <w:t>，</w:t>
      </w:r>
      <w:r>
        <w:t>图</w:t>
      </w:r>
      <w:r>
        <w:rPr>
          <w:rFonts w:hint="eastAsia"/>
        </w:rPr>
        <w:t>12</w:t>
      </w:r>
      <w:r>
        <w:t>展示了</w:t>
      </w:r>
      <w:r>
        <w:t>Kriging</w:t>
      </w:r>
      <w:r>
        <w:t>代理方法线路的纵断面，图</w:t>
      </w:r>
      <w:r>
        <w:rPr>
          <w:rFonts w:hint="eastAsia"/>
        </w:rPr>
        <w:t>13</w:t>
      </w:r>
      <w:r>
        <w:t>展示了</w:t>
      </w:r>
      <w:r>
        <w:t>PSO-Kriging</w:t>
      </w:r>
      <w:r>
        <w:t>方法线路的纵断面。三种方法的纵断面都较为接近，表明了代理模型的预测结果是与实际结果相接近的。在线路的前半段设计线基本贴合地面线，而在线路的后半段，由于山谷的存在，线路的纵断面有较大的起伏，但最大高差仍在</w:t>
      </w:r>
      <w:r>
        <w:t>10</w:t>
      </w:r>
      <w:r>
        <w:t>米以内，无需设置桥隧通过</w:t>
      </w:r>
      <w:r>
        <w:rPr>
          <w:rFonts w:hint="eastAsia"/>
        </w:rPr>
        <w:t>。</w:t>
      </w:r>
    </w:p>
    <w:p w14:paraId="4CBA65A5" w14:textId="77777777" w:rsidR="00FA4301" w:rsidRDefault="00BC26C2">
      <w:pPr>
        <w:pStyle w:val="C"/>
        <w:ind w:firstLine="420"/>
        <w:rPr>
          <w:rFonts w:cs="Times New Roman"/>
          <w:sz w:val="24"/>
          <w:szCs w:val="24"/>
        </w:rPr>
      </w:pPr>
      <w:r>
        <w:t>Kriging</w:t>
      </w:r>
      <w:r>
        <w:t>代理方法对最优方案的预测为</w:t>
      </w:r>
      <w:r>
        <w:t>39 153 271</w:t>
      </w:r>
      <w:r>
        <w:t>元，而采用地面内插三角网的真实目标函数计算最优方案的费用为</w:t>
      </w:r>
      <w:r>
        <w:t>38 047 738</w:t>
      </w:r>
      <w:r>
        <w:t>元，</w:t>
      </w:r>
      <w:r>
        <w:t>Kriging</w:t>
      </w:r>
      <w:r>
        <w:t>代理方法预测的相对误差仅为</w:t>
      </w:r>
      <w:r>
        <w:t>2.91%</w:t>
      </w:r>
      <w:r>
        <w:t>，代理模型的预测结果是与实际结果相接近的。</w:t>
      </w:r>
      <w:r>
        <w:t>PSO-Kriging</w:t>
      </w:r>
      <w:r>
        <w:t>方法将</w:t>
      </w:r>
      <w:r>
        <w:t>Kriging</w:t>
      </w:r>
      <w:r>
        <w:t>代理方法的最优方案最优解作为算法的初始解，因此</w:t>
      </w:r>
      <w:r>
        <w:t>PSO-Kriging</w:t>
      </w:r>
      <w:r>
        <w:t>方法最优方案的总费用较低，为</w:t>
      </w:r>
      <w:r>
        <w:t>36 388 174</w:t>
      </w:r>
      <w:r>
        <w:t>元，比</w:t>
      </w:r>
      <w:r>
        <w:t>Kriging</w:t>
      </w:r>
      <w:r>
        <w:t>代理方法的最优方案低</w:t>
      </w:r>
      <w:r>
        <w:t>4.36%</w:t>
      </w:r>
      <w:r>
        <w:t>，因为该方案有最短的线路长</w:t>
      </w:r>
      <w:r>
        <w:lastRenderedPageBreak/>
        <w:t>度，因此该方案的轨道成本最低。非代理方法的最优方案的费用与</w:t>
      </w:r>
      <w:r>
        <w:t>PSO-Kriging</w:t>
      </w:r>
      <w:r>
        <w:t>方法的最优方案的总费用接近，为</w:t>
      </w:r>
      <w:r>
        <w:t>37 565 834</w:t>
      </w:r>
      <w:r>
        <w:t>元，比</w:t>
      </w:r>
      <w:r>
        <w:t>Kriging</w:t>
      </w:r>
      <w:r>
        <w:t>代理方法的最优方案低</w:t>
      </w:r>
      <w:r>
        <w:t>1.27%</w:t>
      </w:r>
      <w:r>
        <w:t>，因为该方案的线路最长，线路方案与地面线更为贴合，有最低的土方工程成本。</w:t>
      </w:r>
    </w:p>
    <w:p w14:paraId="25DA568A" w14:textId="77777777" w:rsidR="00FA4301" w:rsidRDefault="00BC26C2">
      <w:pPr>
        <w:pStyle w:val="afd"/>
        <w:ind w:firstLine="482"/>
      </w:pPr>
      <w:r>
        <w:rPr>
          <w:rFonts w:ascii="楷体" w:hAnsi="楷体"/>
        </w:rPr>
        <w:t>表</w:t>
      </w:r>
      <w:r>
        <w:t xml:space="preserve">6 </w:t>
      </w:r>
      <w:r>
        <w:rPr>
          <w:rFonts w:ascii="楷体" w:hAnsi="楷体"/>
        </w:rPr>
        <w:t>方案费用</w:t>
      </w:r>
    </w:p>
    <w:tbl>
      <w:tblPr>
        <w:tblStyle w:val="af6"/>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7"/>
        <w:gridCol w:w="1476"/>
        <w:gridCol w:w="1056"/>
        <w:gridCol w:w="1476"/>
        <w:gridCol w:w="1056"/>
      </w:tblGrid>
      <w:tr w:rsidR="00FA4301" w14:paraId="44242462" w14:textId="77777777">
        <w:trPr>
          <w:jc w:val="center"/>
        </w:trPr>
        <w:tc>
          <w:tcPr>
            <w:tcW w:w="0" w:type="auto"/>
            <w:tcBorders>
              <w:top w:val="single" w:sz="12" w:space="0" w:color="auto"/>
              <w:left w:val="nil"/>
              <w:bottom w:val="single" w:sz="6" w:space="0" w:color="auto"/>
              <w:right w:val="nil"/>
            </w:tcBorders>
            <w:vAlign w:val="center"/>
          </w:tcPr>
          <w:p w14:paraId="4436BFAE" w14:textId="77777777" w:rsidR="00FA4301" w:rsidRDefault="00FA4301">
            <w:pPr>
              <w:pStyle w:val="afe"/>
            </w:pPr>
          </w:p>
        </w:tc>
        <w:tc>
          <w:tcPr>
            <w:tcW w:w="0" w:type="auto"/>
            <w:tcBorders>
              <w:top w:val="single" w:sz="12" w:space="0" w:color="auto"/>
              <w:left w:val="nil"/>
              <w:bottom w:val="single" w:sz="6" w:space="0" w:color="auto"/>
              <w:right w:val="nil"/>
            </w:tcBorders>
            <w:vAlign w:val="center"/>
          </w:tcPr>
          <w:p w14:paraId="03643DFF" w14:textId="77777777" w:rsidR="00FA4301" w:rsidRDefault="00BC26C2">
            <w:pPr>
              <w:pStyle w:val="afe"/>
            </w:pPr>
            <w:r>
              <w:rPr>
                <w:rFonts w:ascii="宋体" w:hAnsi="宋体"/>
              </w:rPr>
              <w:t>土方工程成本</w:t>
            </w:r>
          </w:p>
        </w:tc>
        <w:tc>
          <w:tcPr>
            <w:tcW w:w="0" w:type="auto"/>
            <w:tcBorders>
              <w:top w:val="single" w:sz="12" w:space="0" w:color="auto"/>
              <w:left w:val="nil"/>
              <w:bottom w:val="single" w:sz="6" w:space="0" w:color="auto"/>
              <w:right w:val="nil"/>
            </w:tcBorders>
            <w:vAlign w:val="center"/>
          </w:tcPr>
          <w:p w14:paraId="37AB1390" w14:textId="77777777" w:rsidR="00FA4301" w:rsidRDefault="00BC26C2">
            <w:pPr>
              <w:pStyle w:val="afe"/>
            </w:pPr>
            <w:r>
              <w:rPr>
                <w:rFonts w:ascii="宋体" w:hAnsi="宋体"/>
              </w:rPr>
              <w:t>轨道成本</w:t>
            </w:r>
          </w:p>
        </w:tc>
        <w:tc>
          <w:tcPr>
            <w:tcW w:w="0" w:type="auto"/>
            <w:tcBorders>
              <w:top w:val="single" w:sz="12" w:space="0" w:color="auto"/>
              <w:left w:val="nil"/>
              <w:bottom w:val="single" w:sz="6" w:space="0" w:color="auto"/>
              <w:right w:val="nil"/>
            </w:tcBorders>
            <w:vAlign w:val="center"/>
          </w:tcPr>
          <w:p w14:paraId="391A506F" w14:textId="77777777" w:rsidR="00FA4301" w:rsidRDefault="00BC26C2">
            <w:pPr>
              <w:pStyle w:val="afe"/>
            </w:pPr>
            <w:r>
              <w:rPr>
                <w:rFonts w:ascii="宋体" w:hAnsi="宋体"/>
              </w:rPr>
              <w:t>土地征用成本</w:t>
            </w:r>
          </w:p>
        </w:tc>
        <w:tc>
          <w:tcPr>
            <w:tcW w:w="0" w:type="auto"/>
            <w:tcBorders>
              <w:top w:val="single" w:sz="12" w:space="0" w:color="auto"/>
              <w:left w:val="nil"/>
              <w:bottom w:val="single" w:sz="6" w:space="0" w:color="auto"/>
              <w:right w:val="nil"/>
            </w:tcBorders>
            <w:vAlign w:val="center"/>
          </w:tcPr>
          <w:p w14:paraId="418C72FD" w14:textId="77777777" w:rsidR="00FA4301" w:rsidRDefault="00BC26C2">
            <w:pPr>
              <w:pStyle w:val="afe"/>
            </w:pPr>
            <w:r>
              <w:rPr>
                <w:rFonts w:ascii="宋体" w:hAnsi="宋体"/>
              </w:rPr>
              <w:t>总费用</w:t>
            </w:r>
          </w:p>
        </w:tc>
      </w:tr>
      <w:tr w:rsidR="00FA4301" w14:paraId="6425ACB0" w14:textId="77777777">
        <w:trPr>
          <w:jc w:val="center"/>
        </w:trPr>
        <w:tc>
          <w:tcPr>
            <w:tcW w:w="0" w:type="auto"/>
            <w:tcBorders>
              <w:top w:val="nil"/>
              <w:left w:val="nil"/>
              <w:bottom w:val="nil"/>
              <w:right w:val="nil"/>
            </w:tcBorders>
            <w:vAlign w:val="center"/>
          </w:tcPr>
          <w:p w14:paraId="3994A097" w14:textId="77777777" w:rsidR="00FA4301" w:rsidRDefault="00BC26C2">
            <w:pPr>
              <w:pStyle w:val="afe"/>
            </w:pPr>
            <w:r>
              <w:t>PSO-Kriging</w:t>
            </w:r>
            <w:r>
              <w:rPr>
                <w:rFonts w:ascii="宋体" w:hAnsi="宋体"/>
              </w:rPr>
              <w:t>方法</w:t>
            </w:r>
          </w:p>
        </w:tc>
        <w:tc>
          <w:tcPr>
            <w:tcW w:w="0" w:type="auto"/>
            <w:tcBorders>
              <w:top w:val="nil"/>
              <w:left w:val="nil"/>
              <w:bottom w:val="nil"/>
              <w:right w:val="nil"/>
            </w:tcBorders>
            <w:vAlign w:val="center"/>
          </w:tcPr>
          <w:p w14:paraId="15E1844B" w14:textId="77777777" w:rsidR="00FA4301" w:rsidRDefault="00BC26C2">
            <w:pPr>
              <w:pStyle w:val="afe"/>
            </w:pPr>
            <w:r>
              <w:t>4807287</w:t>
            </w:r>
          </w:p>
        </w:tc>
        <w:tc>
          <w:tcPr>
            <w:tcW w:w="0" w:type="auto"/>
            <w:tcBorders>
              <w:top w:val="nil"/>
              <w:left w:val="nil"/>
              <w:bottom w:val="nil"/>
              <w:right w:val="nil"/>
            </w:tcBorders>
            <w:vAlign w:val="center"/>
          </w:tcPr>
          <w:p w14:paraId="079CF702" w14:textId="77777777" w:rsidR="00FA4301" w:rsidRDefault="00BC26C2">
            <w:pPr>
              <w:pStyle w:val="afe"/>
              <w:rPr>
                <w:b/>
                <w:bCs/>
              </w:rPr>
            </w:pPr>
            <w:r>
              <w:rPr>
                <w:b/>
                <w:bCs/>
              </w:rPr>
              <w:t>25706556</w:t>
            </w:r>
          </w:p>
        </w:tc>
        <w:tc>
          <w:tcPr>
            <w:tcW w:w="0" w:type="auto"/>
            <w:tcBorders>
              <w:top w:val="nil"/>
              <w:left w:val="nil"/>
              <w:bottom w:val="nil"/>
              <w:right w:val="nil"/>
            </w:tcBorders>
            <w:vAlign w:val="center"/>
          </w:tcPr>
          <w:p w14:paraId="2BBCBF53" w14:textId="77777777" w:rsidR="00FA4301" w:rsidRDefault="00BC26C2">
            <w:pPr>
              <w:pStyle w:val="afe"/>
              <w:rPr>
                <w:b/>
                <w:bCs/>
              </w:rPr>
            </w:pPr>
            <w:r>
              <w:rPr>
                <w:b/>
                <w:bCs/>
              </w:rPr>
              <w:t>5824330</w:t>
            </w:r>
          </w:p>
        </w:tc>
        <w:tc>
          <w:tcPr>
            <w:tcW w:w="0" w:type="auto"/>
            <w:tcBorders>
              <w:top w:val="nil"/>
              <w:left w:val="nil"/>
              <w:bottom w:val="nil"/>
              <w:right w:val="nil"/>
            </w:tcBorders>
            <w:vAlign w:val="center"/>
          </w:tcPr>
          <w:p w14:paraId="0304A474" w14:textId="77777777" w:rsidR="00FA4301" w:rsidRDefault="00BC26C2">
            <w:pPr>
              <w:pStyle w:val="afe"/>
              <w:rPr>
                <w:b/>
                <w:bCs/>
              </w:rPr>
            </w:pPr>
            <w:r>
              <w:rPr>
                <w:b/>
                <w:bCs/>
              </w:rPr>
              <w:t>36338174</w:t>
            </w:r>
          </w:p>
        </w:tc>
      </w:tr>
      <w:tr w:rsidR="00FA4301" w14:paraId="3D9EE529" w14:textId="77777777">
        <w:trPr>
          <w:jc w:val="center"/>
        </w:trPr>
        <w:tc>
          <w:tcPr>
            <w:tcW w:w="0" w:type="auto"/>
            <w:tcBorders>
              <w:top w:val="nil"/>
              <w:left w:val="nil"/>
              <w:bottom w:val="single" w:sz="12" w:space="0" w:color="auto"/>
              <w:right w:val="nil"/>
            </w:tcBorders>
            <w:vAlign w:val="center"/>
          </w:tcPr>
          <w:p w14:paraId="145EBEC6" w14:textId="77777777" w:rsidR="00FA4301" w:rsidRDefault="00BC26C2">
            <w:pPr>
              <w:pStyle w:val="afe"/>
            </w:pPr>
            <w:r>
              <w:rPr>
                <w:rFonts w:ascii="宋体" w:hAnsi="宋体"/>
              </w:rPr>
              <w:t>非代理方法</w:t>
            </w:r>
          </w:p>
        </w:tc>
        <w:tc>
          <w:tcPr>
            <w:tcW w:w="0" w:type="auto"/>
            <w:tcBorders>
              <w:top w:val="nil"/>
              <w:left w:val="nil"/>
              <w:bottom w:val="single" w:sz="12" w:space="0" w:color="auto"/>
              <w:right w:val="nil"/>
            </w:tcBorders>
            <w:vAlign w:val="center"/>
          </w:tcPr>
          <w:p w14:paraId="11C96C74" w14:textId="77777777" w:rsidR="00FA4301" w:rsidRDefault="00BC26C2">
            <w:pPr>
              <w:pStyle w:val="afe"/>
              <w:rPr>
                <w:b/>
                <w:bCs/>
              </w:rPr>
            </w:pPr>
            <w:r>
              <w:rPr>
                <w:b/>
                <w:bCs/>
              </w:rPr>
              <w:t>4503836</w:t>
            </w:r>
          </w:p>
        </w:tc>
        <w:tc>
          <w:tcPr>
            <w:tcW w:w="0" w:type="auto"/>
            <w:tcBorders>
              <w:top w:val="nil"/>
              <w:left w:val="nil"/>
              <w:bottom w:val="single" w:sz="12" w:space="0" w:color="auto"/>
              <w:right w:val="nil"/>
            </w:tcBorders>
            <w:vAlign w:val="center"/>
          </w:tcPr>
          <w:p w14:paraId="77524C4B" w14:textId="77777777" w:rsidR="00FA4301" w:rsidRDefault="00BC26C2">
            <w:pPr>
              <w:pStyle w:val="afe"/>
            </w:pPr>
            <w:r>
              <w:t>26976354</w:t>
            </w:r>
          </w:p>
        </w:tc>
        <w:tc>
          <w:tcPr>
            <w:tcW w:w="0" w:type="auto"/>
            <w:tcBorders>
              <w:top w:val="nil"/>
              <w:left w:val="nil"/>
              <w:bottom w:val="single" w:sz="12" w:space="0" w:color="auto"/>
              <w:right w:val="nil"/>
            </w:tcBorders>
            <w:vAlign w:val="center"/>
          </w:tcPr>
          <w:p w14:paraId="2B45D541" w14:textId="77777777" w:rsidR="00FA4301" w:rsidRDefault="00BC26C2">
            <w:pPr>
              <w:pStyle w:val="afe"/>
              <w:rPr>
                <w:b/>
                <w:bCs/>
              </w:rPr>
            </w:pPr>
            <w:r>
              <w:t>6085644</w:t>
            </w:r>
          </w:p>
        </w:tc>
        <w:tc>
          <w:tcPr>
            <w:tcW w:w="0" w:type="auto"/>
            <w:tcBorders>
              <w:top w:val="nil"/>
              <w:left w:val="nil"/>
              <w:bottom w:val="single" w:sz="12" w:space="0" w:color="auto"/>
              <w:right w:val="nil"/>
            </w:tcBorders>
            <w:vAlign w:val="center"/>
          </w:tcPr>
          <w:p w14:paraId="3112E9C5" w14:textId="77777777" w:rsidR="00FA4301" w:rsidRDefault="00BC26C2">
            <w:pPr>
              <w:pStyle w:val="afe"/>
            </w:pPr>
            <w:r>
              <w:t>37565834</w:t>
            </w:r>
          </w:p>
        </w:tc>
      </w:tr>
    </w:tbl>
    <w:p w14:paraId="13CA3163" w14:textId="77777777" w:rsidR="00FA4301" w:rsidRDefault="00BC26C2">
      <w:pPr>
        <w:pStyle w:val="C"/>
        <w:ind w:firstLine="420"/>
      </w:pPr>
      <w:r>
        <w:t>PSO-Kriging</w:t>
      </w:r>
      <w:r>
        <w:t>方法获取最优方案所耗费的时间为</w:t>
      </w:r>
      <w:r>
        <w:t>5m47s</w:t>
      </w:r>
      <w:r>
        <w:t>，而非代理方法获取最优方案所耗费的时间为</w:t>
      </w:r>
      <w:r>
        <w:t>6m12s</w:t>
      </w:r>
      <w:r>
        <w:t>。两种方法的优化时长相接近，但是</w:t>
      </w:r>
      <w:r>
        <w:t>PSO-Kriging</w:t>
      </w:r>
      <w:r>
        <w:t>方法大部分时间是用于代理模型的构建，而对线路的评估时间可以忽略不计。因此，</w:t>
      </w:r>
      <w:r>
        <w:t>Kriging</w:t>
      </w:r>
      <w:r>
        <w:t>代理模型能够有效地提高铁路三维选线的计算效率。</w:t>
      </w:r>
    </w:p>
    <w:p w14:paraId="51D35E86" w14:textId="77777777" w:rsidR="00FA4301" w:rsidRDefault="00BC26C2">
      <w:pPr>
        <w:pStyle w:val="C"/>
        <w:ind w:firstLine="420"/>
        <w:rPr>
          <w:rStyle w:val="22"/>
        </w:rPr>
      </w:pPr>
      <w:r>
        <w:rPr>
          <w:rStyle w:val="22"/>
          <w:rFonts w:hint="eastAsia"/>
        </w:rPr>
        <w:t>补充说明何时</w:t>
      </w:r>
      <w:r>
        <w:rPr>
          <w:rStyle w:val="22"/>
        </w:rPr>
        <w:t>收敛，何时计算停止</w:t>
      </w:r>
      <w:r>
        <w:rPr>
          <w:rStyle w:val="22"/>
          <w:rFonts w:hint="eastAsia"/>
        </w:rPr>
        <w:t>的条件</w:t>
      </w:r>
    </w:p>
    <w:p w14:paraId="4ED54E1F" w14:textId="77777777" w:rsidR="00FA4301" w:rsidRDefault="00BC26C2">
      <w:pPr>
        <w:pStyle w:val="2"/>
      </w:pPr>
      <w:r>
        <w:rPr>
          <w:rFonts w:hint="eastAsia"/>
        </w:rPr>
        <w:t>实例二</w:t>
      </w:r>
    </w:p>
    <w:p w14:paraId="722A6080" w14:textId="77777777" w:rsidR="00FA4301" w:rsidRDefault="00BC26C2">
      <w:pPr>
        <w:pStyle w:val="C"/>
        <w:ind w:firstLine="420"/>
      </w:pPr>
      <w:r>
        <w:t>实例</w:t>
      </w:r>
      <w:proofErr w:type="gramStart"/>
      <w:r>
        <w:t>一</w:t>
      </w:r>
      <w:proofErr w:type="gramEnd"/>
      <w:r>
        <w:t>已验证了本文提出的</w:t>
      </w:r>
      <w:r>
        <w:t>Kriging</w:t>
      </w:r>
      <w:r>
        <w:t>代理方法在铁路三维选线设计中的有效性，但是实例</w:t>
      </w:r>
      <w:proofErr w:type="gramStart"/>
      <w:r>
        <w:t>一</w:t>
      </w:r>
      <w:proofErr w:type="gramEnd"/>
      <w:r>
        <w:t>的平面交点个数和纵断面变坡点个数是提前给定的，而不是在优化过程中自动选择的。因此，为了进一步验证</w:t>
      </w:r>
      <w:r>
        <w:t>Kriging</w:t>
      </w:r>
      <w:r>
        <w:t>代理方法能够对铁路三维线路进行高效设计，本案例将平面交点个数和纵断面变坡点也视为铁路三维选线的决策变量，对一条长约</w:t>
      </w:r>
      <w:r>
        <w:t>9</w:t>
      </w:r>
      <w:r>
        <w:t>公里的线路进行设计</w:t>
      </w:r>
      <w:r>
        <w:rPr>
          <w:rFonts w:hint="eastAsia"/>
        </w:rPr>
        <w:t>。</w:t>
      </w:r>
    </w:p>
    <w:p w14:paraId="520748C6" w14:textId="77777777" w:rsidR="00FA4301" w:rsidRDefault="00BC26C2">
      <w:pPr>
        <w:pStyle w:val="3"/>
      </w:pPr>
      <w:r>
        <w:t>地形概况</w:t>
      </w:r>
    </w:p>
    <w:p w14:paraId="5888C62D" w14:textId="77777777" w:rsidR="00FA4301" w:rsidRDefault="00BC26C2">
      <w:pPr>
        <w:pStyle w:val="C"/>
        <w:ind w:firstLine="420"/>
        <w:rPr>
          <w:szCs w:val="24"/>
        </w:rPr>
      </w:pPr>
      <w:r>
        <w:rPr>
          <w:rFonts w:ascii="宋体" w:hAnsi="宋体"/>
        </w:rPr>
        <w:t>实例二的地形概况如图</w:t>
      </w:r>
      <w:r>
        <w:t>14</w:t>
      </w:r>
      <w:r>
        <w:rPr>
          <w:rFonts w:ascii="宋体" w:hAnsi="宋体"/>
        </w:rPr>
        <w:t>所示，该选区主要由丘陵组成，最大高差为</w:t>
      </w:r>
      <w:r>
        <w:t>130</w:t>
      </w:r>
      <w:r>
        <w:rPr>
          <w:rFonts w:ascii="宋体" w:hAnsi="宋体"/>
        </w:rPr>
        <w:t>米，铁路线路起点坐标为</w:t>
      </w:r>
      <w:r>
        <w:t>(10 914 585.631</w:t>
      </w:r>
      <w:r>
        <w:rPr>
          <w:rFonts w:ascii="宋体" w:hAnsi="宋体"/>
        </w:rPr>
        <w:t>，</w:t>
      </w:r>
      <w:r>
        <w:t>2 515 177.246</w:t>
      </w:r>
      <w:r>
        <w:rPr>
          <w:rFonts w:ascii="宋体" w:hAnsi="宋体"/>
        </w:rPr>
        <w:t>，</w:t>
      </w:r>
      <w:r>
        <w:t>866.930)</w:t>
      </w:r>
      <w:r>
        <w:rPr>
          <w:rFonts w:ascii="宋体" w:hAnsi="宋体"/>
        </w:rPr>
        <w:t>，终点坐标为</w:t>
      </w:r>
      <w:r>
        <w:t>(10 910 516.785</w:t>
      </w:r>
      <w:r>
        <w:rPr>
          <w:rFonts w:ascii="宋体" w:hAnsi="宋体"/>
        </w:rPr>
        <w:t>，</w:t>
      </w:r>
      <w:r>
        <w:t>2 508 738.804</w:t>
      </w:r>
      <w:r>
        <w:rPr>
          <w:rFonts w:ascii="宋体" w:hAnsi="宋体"/>
        </w:rPr>
        <w:t>，</w:t>
      </w:r>
      <w:r>
        <w:t>870.667)</w:t>
      </w:r>
      <w:r>
        <w:rPr>
          <w:rFonts w:ascii="宋体" w:hAnsi="宋体"/>
        </w:rPr>
        <w:t>，起终点的航空距离为</w:t>
      </w:r>
      <w:r>
        <w:t>7616.307</w:t>
      </w:r>
      <w:r>
        <w:rPr>
          <w:rFonts w:ascii="宋体" w:hAnsi="宋体"/>
        </w:rPr>
        <w:t>米，高程差为</w:t>
      </w:r>
      <w:r>
        <w:t>3.734</w:t>
      </w:r>
      <w:r>
        <w:rPr>
          <w:rFonts w:ascii="宋体" w:hAnsi="宋体"/>
        </w:rPr>
        <w:t>米，该起终点确定的线路的地面平均自然坡度为</w:t>
      </w:r>
      <w:r>
        <w:t>0.49‰</w:t>
      </w:r>
      <w:r>
        <w:rPr>
          <w:rFonts w:ascii="宋体" w:hAnsi="宋体"/>
        </w:rPr>
        <w:t>。</w:t>
      </w:r>
    </w:p>
    <w:p w14:paraId="787343F7" w14:textId="77777777" w:rsidR="00FA4301" w:rsidRDefault="00BC26C2">
      <w:pPr>
        <w:pStyle w:val="C"/>
        <w:spacing w:line="240" w:lineRule="auto"/>
        <w:ind w:firstLine="420"/>
        <w:jc w:val="center"/>
      </w:pPr>
      <w:r>
        <w:rPr>
          <w:noProof/>
        </w:rPr>
        <w:lastRenderedPageBreak/>
        <w:drawing>
          <wp:inline distT="0" distB="0" distL="0" distR="0" wp14:anchorId="10606F10" wp14:editId="5E917354">
            <wp:extent cx="3154045" cy="266890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27" cstate="print">
                      <a:extLst>
                        <a:ext uri="{28A0092B-C50C-407E-A947-70E740481C1C}">
                          <a14:useLocalDpi xmlns:a14="http://schemas.microsoft.com/office/drawing/2010/main" val="0"/>
                        </a:ext>
                      </a:extLst>
                    </a:blip>
                    <a:srcRect/>
                    <a:stretch>
                      <a:fillRect/>
                    </a:stretch>
                  </pic:blipFill>
                  <pic:spPr>
                    <a:xfrm>
                      <a:off x="0" y="0"/>
                      <a:ext cx="3156393" cy="2671345"/>
                    </a:xfrm>
                    <a:prstGeom prst="rect">
                      <a:avLst/>
                    </a:prstGeom>
                    <a:ln>
                      <a:noFill/>
                    </a:ln>
                  </pic:spPr>
                </pic:pic>
              </a:graphicData>
            </a:graphic>
          </wp:inline>
        </w:drawing>
      </w:r>
    </w:p>
    <w:p w14:paraId="6C197E68" w14:textId="77777777" w:rsidR="00FA4301" w:rsidRDefault="00BC26C2">
      <w:pPr>
        <w:pStyle w:val="afd"/>
      </w:pPr>
      <w:r>
        <w:t>图</w:t>
      </w:r>
      <w:r>
        <w:t>14</w:t>
      </w:r>
      <w:r>
        <w:t>地形概况</w:t>
      </w:r>
      <w:r>
        <w:rPr>
          <w:rFonts w:hint="eastAsia"/>
        </w:rPr>
        <w:t>(</w:t>
      </w:r>
      <w:r>
        <w:rPr>
          <w:rFonts w:hint="eastAsia"/>
        </w:rPr>
        <w:t>实例二</w:t>
      </w:r>
      <w:r>
        <w:rPr>
          <w:rFonts w:hint="eastAsia"/>
        </w:rPr>
        <w:t>)</w:t>
      </w:r>
    </w:p>
    <w:p w14:paraId="78A6DD86" w14:textId="77777777" w:rsidR="00FA4301" w:rsidRDefault="00FA4301">
      <w:pPr>
        <w:pStyle w:val="C"/>
        <w:spacing w:line="240" w:lineRule="auto"/>
        <w:ind w:firstLine="420"/>
        <w:jc w:val="center"/>
      </w:pPr>
    </w:p>
    <w:p w14:paraId="2E556E2E" w14:textId="77777777" w:rsidR="00FA4301" w:rsidRDefault="00BC26C2">
      <w:pPr>
        <w:pStyle w:val="3"/>
      </w:pPr>
      <w:r>
        <w:t>基本参数设置</w:t>
      </w:r>
      <w:r>
        <w:rPr>
          <w:rFonts w:hint="eastAsia"/>
        </w:rPr>
        <w:t>和优化结果</w:t>
      </w:r>
    </w:p>
    <w:p w14:paraId="4AA33AEE" w14:textId="77777777" w:rsidR="00FA4301" w:rsidRDefault="00BC26C2">
      <w:pPr>
        <w:pStyle w:val="C"/>
        <w:ind w:firstLine="420"/>
        <w:rPr>
          <w:rFonts w:cs="Times New Roman"/>
          <w:sz w:val="24"/>
          <w:szCs w:val="24"/>
        </w:rPr>
      </w:pPr>
      <w:r>
        <w:t>本案例设置的参数如表</w:t>
      </w:r>
      <w:r>
        <w:t>7</w:t>
      </w:r>
      <w:r>
        <w:t>所示，费用指标</w:t>
      </w:r>
      <w:r>
        <w:rPr>
          <w:rFonts w:hint="eastAsia"/>
        </w:rPr>
        <w:t>与</w:t>
      </w:r>
      <w:r>
        <w:t>案例</w:t>
      </w:r>
      <w:proofErr w:type="gramStart"/>
      <w:r>
        <w:t>一</w:t>
      </w:r>
      <w:proofErr w:type="gramEnd"/>
      <w:r>
        <w:t>相同</w:t>
      </w:r>
      <w:r>
        <w:rPr>
          <w:rFonts w:hint="eastAsia"/>
        </w:rPr>
        <w:t>。</w:t>
      </w:r>
    </w:p>
    <w:p w14:paraId="52828A5D" w14:textId="77777777" w:rsidR="00FA4301" w:rsidRDefault="00BC26C2">
      <w:pPr>
        <w:pStyle w:val="afd"/>
      </w:pPr>
      <w:r>
        <w:t>表</w:t>
      </w:r>
      <w:r>
        <w:t>7</w:t>
      </w:r>
      <w:r>
        <w:t>模型参数和算法参数</w:t>
      </w:r>
    </w:p>
    <w:tbl>
      <w:tblPr>
        <w:tblStyle w:val="af6"/>
        <w:tblW w:w="0" w:type="auto"/>
        <w:jc w:val="center"/>
        <w:tblBorders>
          <w:left w:val="none" w:sz="0" w:space="0" w:color="auto"/>
          <w:right w:val="none" w:sz="0" w:space="0" w:color="auto"/>
        </w:tblBorders>
        <w:tblLook w:val="04A0" w:firstRow="1" w:lastRow="0" w:firstColumn="1" w:lastColumn="0" w:noHBand="0" w:noVBand="1"/>
      </w:tblPr>
      <w:tblGrid>
        <w:gridCol w:w="2281"/>
        <w:gridCol w:w="1843"/>
        <w:gridCol w:w="1661"/>
      </w:tblGrid>
      <w:tr w:rsidR="00FA4301" w14:paraId="7FC55395" w14:textId="77777777">
        <w:trPr>
          <w:jc w:val="center"/>
        </w:trPr>
        <w:tc>
          <w:tcPr>
            <w:tcW w:w="2281" w:type="dxa"/>
            <w:tcBorders>
              <w:top w:val="single" w:sz="12" w:space="0" w:color="auto"/>
              <w:left w:val="nil"/>
              <w:bottom w:val="single" w:sz="6" w:space="0" w:color="auto"/>
              <w:right w:val="nil"/>
            </w:tcBorders>
            <w:vAlign w:val="center"/>
          </w:tcPr>
          <w:p w14:paraId="7502F0CB" w14:textId="77777777" w:rsidR="00FA4301" w:rsidRDefault="00BC26C2">
            <w:pPr>
              <w:pStyle w:val="afe"/>
            </w:pPr>
            <w:r>
              <w:rPr>
                <w:rFonts w:ascii="宋体" w:hAnsi="宋体"/>
              </w:rPr>
              <w:t>参数</w:t>
            </w:r>
          </w:p>
        </w:tc>
        <w:tc>
          <w:tcPr>
            <w:tcW w:w="1843" w:type="dxa"/>
            <w:tcBorders>
              <w:top w:val="single" w:sz="12" w:space="0" w:color="auto"/>
              <w:left w:val="nil"/>
              <w:bottom w:val="single" w:sz="6" w:space="0" w:color="auto"/>
              <w:right w:val="nil"/>
            </w:tcBorders>
            <w:vAlign w:val="center"/>
          </w:tcPr>
          <w:p w14:paraId="0CDC81E0" w14:textId="77777777" w:rsidR="00FA4301" w:rsidRDefault="00BC26C2">
            <w:pPr>
              <w:pStyle w:val="afe"/>
            </w:pPr>
            <w:r>
              <w:rPr>
                <w:rFonts w:ascii="宋体" w:hAnsi="宋体"/>
              </w:rPr>
              <w:t>取值</w:t>
            </w:r>
          </w:p>
        </w:tc>
        <w:tc>
          <w:tcPr>
            <w:tcW w:w="1661" w:type="dxa"/>
            <w:tcBorders>
              <w:top w:val="single" w:sz="12" w:space="0" w:color="auto"/>
              <w:left w:val="nil"/>
              <w:bottom w:val="single" w:sz="6" w:space="0" w:color="auto"/>
              <w:right w:val="nil"/>
            </w:tcBorders>
            <w:vAlign w:val="center"/>
          </w:tcPr>
          <w:p w14:paraId="026F3809" w14:textId="77777777" w:rsidR="00FA4301" w:rsidRDefault="00BC26C2">
            <w:pPr>
              <w:pStyle w:val="afe"/>
            </w:pPr>
            <w:r>
              <w:rPr>
                <w:rFonts w:ascii="宋体" w:hAnsi="宋体"/>
              </w:rPr>
              <w:t>单位</w:t>
            </w:r>
          </w:p>
        </w:tc>
      </w:tr>
      <w:tr w:rsidR="00FA4301" w14:paraId="0BF4BC92" w14:textId="77777777">
        <w:trPr>
          <w:jc w:val="center"/>
        </w:trPr>
        <w:tc>
          <w:tcPr>
            <w:tcW w:w="2281" w:type="dxa"/>
            <w:tcBorders>
              <w:top w:val="single" w:sz="6" w:space="0" w:color="auto"/>
              <w:left w:val="nil"/>
              <w:bottom w:val="nil"/>
              <w:right w:val="nil"/>
            </w:tcBorders>
            <w:vAlign w:val="center"/>
          </w:tcPr>
          <w:p w14:paraId="502482AD" w14:textId="77777777" w:rsidR="00FA4301" w:rsidRDefault="00BC26C2">
            <w:pPr>
              <w:pStyle w:val="afe"/>
            </w:pPr>
            <w:r>
              <w:rPr>
                <w:rFonts w:ascii="宋体" w:hAnsi="宋体"/>
              </w:rPr>
              <w:t>交点数</w:t>
            </w:r>
          </w:p>
        </w:tc>
        <w:tc>
          <w:tcPr>
            <w:tcW w:w="1843" w:type="dxa"/>
            <w:tcBorders>
              <w:top w:val="single" w:sz="6" w:space="0" w:color="auto"/>
              <w:left w:val="nil"/>
              <w:bottom w:val="nil"/>
              <w:right w:val="nil"/>
            </w:tcBorders>
            <w:vAlign w:val="center"/>
          </w:tcPr>
          <w:p w14:paraId="23B607E2" w14:textId="77777777" w:rsidR="00FA4301" w:rsidRDefault="00BC26C2">
            <w:pPr>
              <w:pStyle w:val="afe"/>
            </w:pPr>
            <w:r>
              <w:t>2~4</w:t>
            </w:r>
          </w:p>
        </w:tc>
        <w:tc>
          <w:tcPr>
            <w:tcW w:w="1661" w:type="dxa"/>
            <w:tcBorders>
              <w:top w:val="single" w:sz="6" w:space="0" w:color="auto"/>
              <w:left w:val="nil"/>
              <w:bottom w:val="nil"/>
              <w:right w:val="nil"/>
            </w:tcBorders>
            <w:vAlign w:val="center"/>
          </w:tcPr>
          <w:p w14:paraId="19592532" w14:textId="77777777" w:rsidR="00FA4301" w:rsidRDefault="00BC26C2">
            <w:pPr>
              <w:pStyle w:val="afe"/>
            </w:pPr>
            <w:r>
              <w:t>-</w:t>
            </w:r>
          </w:p>
        </w:tc>
      </w:tr>
      <w:tr w:rsidR="00FA4301" w14:paraId="4C602869" w14:textId="77777777">
        <w:trPr>
          <w:jc w:val="center"/>
        </w:trPr>
        <w:tc>
          <w:tcPr>
            <w:tcW w:w="2281" w:type="dxa"/>
            <w:tcBorders>
              <w:top w:val="nil"/>
              <w:left w:val="nil"/>
              <w:bottom w:val="nil"/>
              <w:right w:val="nil"/>
            </w:tcBorders>
            <w:vAlign w:val="center"/>
          </w:tcPr>
          <w:p w14:paraId="46F2D281" w14:textId="77777777" w:rsidR="00FA4301" w:rsidRDefault="00BC26C2">
            <w:pPr>
              <w:pStyle w:val="afe"/>
            </w:pPr>
            <w:r>
              <w:rPr>
                <w:rFonts w:ascii="宋体" w:hAnsi="宋体"/>
              </w:rPr>
              <w:t>变坡点数</w:t>
            </w:r>
          </w:p>
        </w:tc>
        <w:tc>
          <w:tcPr>
            <w:tcW w:w="1843" w:type="dxa"/>
            <w:tcBorders>
              <w:top w:val="nil"/>
              <w:left w:val="nil"/>
              <w:bottom w:val="nil"/>
              <w:right w:val="nil"/>
            </w:tcBorders>
            <w:vAlign w:val="center"/>
          </w:tcPr>
          <w:p w14:paraId="6C8271CE" w14:textId="77777777" w:rsidR="00FA4301" w:rsidRDefault="00BC26C2">
            <w:pPr>
              <w:pStyle w:val="afe"/>
            </w:pPr>
            <w:r>
              <w:t>2~4</w:t>
            </w:r>
          </w:p>
        </w:tc>
        <w:tc>
          <w:tcPr>
            <w:tcW w:w="1661" w:type="dxa"/>
            <w:tcBorders>
              <w:top w:val="nil"/>
              <w:left w:val="nil"/>
              <w:bottom w:val="nil"/>
              <w:right w:val="nil"/>
            </w:tcBorders>
            <w:vAlign w:val="center"/>
          </w:tcPr>
          <w:p w14:paraId="6354EEF5" w14:textId="77777777" w:rsidR="00FA4301" w:rsidRDefault="00BC26C2">
            <w:pPr>
              <w:pStyle w:val="afe"/>
            </w:pPr>
            <w:r>
              <w:t>-</w:t>
            </w:r>
          </w:p>
        </w:tc>
      </w:tr>
      <w:tr w:rsidR="00FA4301" w14:paraId="3DF3B25A" w14:textId="77777777">
        <w:trPr>
          <w:jc w:val="center"/>
        </w:trPr>
        <w:tc>
          <w:tcPr>
            <w:tcW w:w="2281" w:type="dxa"/>
            <w:tcBorders>
              <w:top w:val="nil"/>
              <w:left w:val="nil"/>
              <w:bottom w:val="nil"/>
              <w:right w:val="nil"/>
            </w:tcBorders>
            <w:vAlign w:val="center"/>
          </w:tcPr>
          <w:p w14:paraId="1FFB2434" w14:textId="77777777" w:rsidR="00FA4301" w:rsidRDefault="00BC26C2">
            <w:pPr>
              <w:pStyle w:val="afe"/>
            </w:pPr>
            <w:r>
              <w:rPr>
                <w:rFonts w:ascii="宋体" w:hAnsi="宋体"/>
              </w:rPr>
              <w:t>平面调整范围</w:t>
            </w:r>
          </w:p>
        </w:tc>
        <w:tc>
          <w:tcPr>
            <w:tcW w:w="1843" w:type="dxa"/>
            <w:tcBorders>
              <w:top w:val="nil"/>
              <w:left w:val="nil"/>
              <w:bottom w:val="nil"/>
              <w:right w:val="nil"/>
            </w:tcBorders>
            <w:vAlign w:val="center"/>
          </w:tcPr>
          <w:p w14:paraId="00A8B37D" w14:textId="77777777" w:rsidR="00FA4301" w:rsidRDefault="00BC26C2">
            <w:pPr>
              <w:pStyle w:val="afe"/>
            </w:pPr>
            <w:r>
              <w:t>-1000~2000</w:t>
            </w:r>
          </w:p>
        </w:tc>
        <w:tc>
          <w:tcPr>
            <w:tcW w:w="1661" w:type="dxa"/>
            <w:tcBorders>
              <w:top w:val="nil"/>
              <w:left w:val="nil"/>
              <w:bottom w:val="nil"/>
              <w:right w:val="nil"/>
            </w:tcBorders>
            <w:vAlign w:val="center"/>
          </w:tcPr>
          <w:p w14:paraId="62FA78A8" w14:textId="77777777" w:rsidR="00FA4301" w:rsidRDefault="00BC26C2">
            <w:pPr>
              <w:pStyle w:val="afe"/>
            </w:pPr>
            <w:r>
              <w:rPr>
                <w:rFonts w:hint="eastAsia"/>
                <w:noProof/>
              </w:rPr>
              <w:drawing>
                <wp:inline distT="0" distB="0" distL="0" distR="0" wp14:anchorId="0D025867" wp14:editId="2E0616B3">
                  <wp:extent cx="104140" cy="1562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rsidR="00FA4301" w14:paraId="207B66B9" w14:textId="77777777">
        <w:trPr>
          <w:jc w:val="center"/>
        </w:trPr>
        <w:tc>
          <w:tcPr>
            <w:tcW w:w="2281" w:type="dxa"/>
            <w:tcBorders>
              <w:top w:val="nil"/>
              <w:left w:val="nil"/>
              <w:bottom w:val="nil"/>
              <w:right w:val="nil"/>
            </w:tcBorders>
            <w:vAlign w:val="center"/>
          </w:tcPr>
          <w:p w14:paraId="490E0C86" w14:textId="77777777" w:rsidR="00FA4301" w:rsidRDefault="00BC26C2">
            <w:pPr>
              <w:pStyle w:val="afe"/>
            </w:pPr>
            <w:r>
              <w:rPr>
                <w:rFonts w:ascii="宋体" w:hAnsi="宋体"/>
              </w:rPr>
              <w:t>纵断面调整范围</w:t>
            </w:r>
          </w:p>
        </w:tc>
        <w:tc>
          <w:tcPr>
            <w:tcW w:w="1843" w:type="dxa"/>
            <w:tcBorders>
              <w:top w:val="nil"/>
              <w:left w:val="nil"/>
              <w:bottom w:val="nil"/>
              <w:right w:val="nil"/>
            </w:tcBorders>
            <w:vAlign w:val="center"/>
          </w:tcPr>
          <w:p w14:paraId="3B0344C0" w14:textId="77777777" w:rsidR="00FA4301" w:rsidRDefault="00BC26C2">
            <w:pPr>
              <w:pStyle w:val="afe"/>
            </w:pPr>
            <w:r>
              <w:t>-40~40</w:t>
            </w:r>
          </w:p>
        </w:tc>
        <w:tc>
          <w:tcPr>
            <w:tcW w:w="1661" w:type="dxa"/>
            <w:tcBorders>
              <w:top w:val="nil"/>
              <w:left w:val="nil"/>
              <w:bottom w:val="nil"/>
              <w:right w:val="nil"/>
            </w:tcBorders>
            <w:vAlign w:val="center"/>
          </w:tcPr>
          <w:p w14:paraId="07714BF3" w14:textId="77777777" w:rsidR="00FA4301" w:rsidRDefault="00BC26C2">
            <w:pPr>
              <w:pStyle w:val="afe"/>
            </w:pPr>
            <w:r>
              <w:rPr>
                <w:rFonts w:hint="eastAsia"/>
                <w:noProof/>
              </w:rPr>
              <w:drawing>
                <wp:inline distT="0" distB="0" distL="0" distR="0" wp14:anchorId="3AA19C1B" wp14:editId="64EE91CC">
                  <wp:extent cx="104140" cy="156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rsidR="00FA4301" w14:paraId="498C9357" w14:textId="77777777">
        <w:trPr>
          <w:jc w:val="center"/>
        </w:trPr>
        <w:tc>
          <w:tcPr>
            <w:tcW w:w="2281" w:type="dxa"/>
            <w:tcBorders>
              <w:top w:val="nil"/>
              <w:left w:val="nil"/>
              <w:bottom w:val="single" w:sz="12" w:space="0" w:color="auto"/>
              <w:right w:val="nil"/>
            </w:tcBorders>
            <w:vAlign w:val="center"/>
          </w:tcPr>
          <w:p w14:paraId="39207896" w14:textId="77777777" w:rsidR="00FA4301" w:rsidRDefault="00BC26C2">
            <w:pPr>
              <w:pStyle w:val="afe"/>
            </w:pPr>
            <w:r>
              <w:rPr>
                <w:rFonts w:ascii="宋体" w:hAnsi="宋体"/>
              </w:rPr>
              <w:t>限制坡度</w:t>
            </w:r>
          </w:p>
        </w:tc>
        <w:tc>
          <w:tcPr>
            <w:tcW w:w="1843" w:type="dxa"/>
            <w:tcBorders>
              <w:top w:val="nil"/>
              <w:left w:val="nil"/>
              <w:bottom w:val="single" w:sz="12" w:space="0" w:color="auto"/>
              <w:right w:val="nil"/>
            </w:tcBorders>
            <w:vAlign w:val="center"/>
          </w:tcPr>
          <w:p w14:paraId="2DBEE0DE" w14:textId="77777777" w:rsidR="00FA4301" w:rsidRDefault="00BC26C2">
            <w:pPr>
              <w:pStyle w:val="afe"/>
            </w:pPr>
            <w:r>
              <w:t>22‰</w:t>
            </w:r>
          </w:p>
        </w:tc>
        <w:tc>
          <w:tcPr>
            <w:tcW w:w="1661" w:type="dxa"/>
            <w:tcBorders>
              <w:top w:val="nil"/>
              <w:left w:val="nil"/>
              <w:bottom w:val="single" w:sz="12" w:space="0" w:color="auto"/>
              <w:right w:val="nil"/>
            </w:tcBorders>
            <w:vAlign w:val="center"/>
          </w:tcPr>
          <w:p w14:paraId="0EC57E57" w14:textId="77777777" w:rsidR="00FA4301" w:rsidRDefault="00BC26C2">
            <w:pPr>
              <w:pStyle w:val="afe"/>
            </w:pPr>
            <w:r>
              <w:t>-</w:t>
            </w:r>
          </w:p>
        </w:tc>
      </w:tr>
    </w:tbl>
    <w:p w14:paraId="3B581DBF" w14:textId="77777777" w:rsidR="00FA4301" w:rsidRDefault="00BC26C2">
      <w:pPr>
        <w:pStyle w:val="C"/>
        <w:ind w:firstLine="420"/>
      </w:pPr>
      <w:r>
        <w:t>因为该线路的平面交点的数量和纵断面变坡点的数量是变化的，平面交点的数量的最大值为</w:t>
      </w:r>
      <w:r>
        <w:t>4</w:t>
      </w:r>
      <w:r>
        <w:t>，包含有</w:t>
      </w:r>
      <w:r>
        <w:t>9</w:t>
      </w:r>
      <w:r>
        <w:t>个决策变量（平面交点数量和</w:t>
      </w:r>
      <w:r>
        <w:t>8</w:t>
      </w:r>
      <w:r>
        <w:t>个平面导向线变量）；纵断面变坡点的数量的最大值为</w:t>
      </w:r>
      <w:r>
        <w:t>4</w:t>
      </w:r>
      <w:r>
        <w:t>，包含有</w:t>
      </w:r>
      <w:r>
        <w:t>9</w:t>
      </w:r>
      <w:r>
        <w:t>个决策变量（纵断面变坡点数量和</w:t>
      </w:r>
      <w:r>
        <w:t>8</w:t>
      </w:r>
      <w:r>
        <w:t>个纵断面导向线变量），因此本案例的决策变量共计</w:t>
      </w:r>
      <w:r>
        <w:t>18</w:t>
      </w:r>
      <w:r>
        <w:t>个</w:t>
      </w:r>
      <w:r>
        <w:rPr>
          <w:rFonts w:hint="eastAsia"/>
        </w:rPr>
        <w:t>。</w:t>
      </w:r>
    </w:p>
    <w:p w14:paraId="7D6F16B4" w14:textId="77777777" w:rsidR="00FA4301" w:rsidRDefault="00BC26C2">
      <w:pPr>
        <w:pStyle w:val="C"/>
        <w:ind w:firstLine="420"/>
        <w:rPr>
          <w:rFonts w:cs="Times New Roman"/>
          <w:sz w:val="24"/>
          <w:szCs w:val="24"/>
        </w:rPr>
      </w:pPr>
      <w:r>
        <w:t>图</w:t>
      </w:r>
      <w:r>
        <w:t>15(a)</w:t>
      </w:r>
      <w:r>
        <w:t>展示了三种方法对铁路三维选线模型中粗模型的优化结果，红线表示</w:t>
      </w:r>
      <w:r>
        <w:t>Kriging</w:t>
      </w:r>
      <w:r>
        <w:t>代理方法的优化结果，黄线表示</w:t>
      </w:r>
      <w:r>
        <w:t>PSO-Kriging</w:t>
      </w:r>
      <w:r>
        <w:t>方法的优化结果，蓝线表示非代理方法的优化结果。对上述的粗模型进一步优化，获得包含有平面交点、圆曲线、缓和曲线，纵断面变坡点、竖曲线的完整线形的优化方案，最后的优化结果如图</w:t>
      </w:r>
      <w:r>
        <w:t>15(b)</w:t>
      </w:r>
      <w:r>
        <w:t>所示</w:t>
      </w:r>
    </w:p>
    <w:p w14:paraId="7A7F989E" w14:textId="77777777" w:rsidR="00FA4301" w:rsidRDefault="00BC26C2">
      <w:pPr>
        <w:pStyle w:val="C"/>
        <w:spacing w:line="240" w:lineRule="auto"/>
        <w:ind w:firstLineChars="0" w:firstLine="0"/>
        <w:rPr>
          <w:rFonts w:cs="Times New Roman"/>
          <w:sz w:val="24"/>
          <w:szCs w:val="24"/>
        </w:rPr>
      </w:pPr>
      <w:r>
        <w:rPr>
          <w:noProof/>
        </w:rPr>
        <w:lastRenderedPageBreak/>
        <w:drawing>
          <wp:inline distT="0" distB="0" distL="0" distR="0" wp14:anchorId="2F5C1EB8" wp14:editId="7C1349FD">
            <wp:extent cx="2607310" cy="21875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29" cstate="print">
                      <a:extLst>
                        <a:ext uri="{28A0092B-C50C-407E-A947-70E740481C1C}">
                          <a14:useLocalDpi xmlns:a14="http://schemas.microsoft.com/office/drawing/2010/main" val="0"/>
                        </a:ext>
                      </a:extLst>
                    </a:blip>
                    <a:srcRect/>
                    <a:stretch>
                      <a:fillRect/>
                    </a:stretch>
                  </pic:blipFill>
                  <pic:spPr>
                    <a:xfrm>
                      <a:off x="0" y="0"/>
                      <a:ext cx="2610237" cy="2189734"/>
                    </a:xfrm>
                    <a:prstGeom prst="rect">
                      <a:avLst/>
                    </a:prstGeom>
                    <a:ln>
                      <a:noFill/>
                    </a:ln>
                  </pic:spPr>
                </pic:pic>
              </a:graphicData>
            </a:graphic>
          </wp:inline>
        </w:drawing>
      </w:r>
      <w:r>
        <w:rPr>
          <w:noProof/>
        </w:rPr>
        <w:drawing>
          <wp:inline distT="0" distB="0" distL="0" distR="0" wp14:anchorId="0B0A6440" wp14:editId="28B4B01C">
            <wp:extent cx="2553970" cy="21812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30" cstate="print">
                      <a:extLst>
                        <a:ext uri="{28A0092B-C50C-407E-A947-70E740481C1C}">
                          <a14:useLocalDpi xmlns:a14="http://schemas.microsoft.com/office/drawing/2010/main" val="0"/>
                        </a:ext>
                      </a:extLst>
                    </a:blip>
                    <a:srcRect/>
                    <a:stretch>
                      <a:fillRect/>
                    </a:stretch>
                  </pic:blipFill>
                  <pic:spPr>
                    <a:xfrm>
                      <a:off x="0" y="0"/>
                      <a:ext cx="2561920" cy="2188391"/>
                    </a:xfrm>
                    <a:prstGeom prst="rect">
                      <a:avLst/>
                    </a:prstGeom>
                    <a:ln>
                      <a:noFill/>
                    </a:ln>
                  </pic:spPr>
                </pic:pic>
              </a:graphicData>
            </a:graphic>
          </wp:inline>
        </w:drawing>
      </w:r>
      <w:r>
        <w:t xml:space="preserve"> </w:t>
      </w:r>
    </w:p>
    <w:p w14:paraId="6AFBF467" w14:textId="77777777" w:rsidR="00FA4301" w:rsidRDefault="00BC26C2">
      <w:pPr>
        <w:pStyle w:val="afd"/>
        <w:ind w:firstLineChars="300" w:firstLine="630"/>
        <w:jc w:val="both"/>
        <w:rPr>
          <w:rFonts w:eastAsia="宋体" w:cs="Times New Roman"/>
          <w:sz w:val="24"/>
          <w:szCs w:val="24"/>
        </w:rPr>
      </w:pPr>
      <w:r>
        <w:t xml:space="preserve">(a) </w:t>
      </w:r>
      <w:r>
        <w:t>平面导向线</w:t>
      </w:r>
      <w:r>
        <w:rPr>
          <w:rFonts w:hint="eastAsia"/>
        </w:rPr>
        <w:t xml:space="preserve"> </w:t>
      </w:r>
      <w:r>
        <w:t xml:space="preserve">                                              (b)</w:t>
      </w:r>
      <w:r>
        <w:rPr>
          <w:rFonts w:hint="eastAsia"/>
        </w:rPr>
        <w:t>完整线形优化方案</w:t>
      </w:r>
    </w:p>
    <w:p w14:paraId="6822ED13" w14:textId="77777777" w:rsidR="00FA4301" w:rsidRDefault="00BC26C2">
      <w:pPr>
        <w:pStyle w:val="afd"/>
      </w:pPr>
      <w:r>
        <w:rPr>
          <w:rFonts w:hint="eastAsia"/>
        </w:rPr>
        <w:t>图</w:t>
      </w:r>
      <w:r>
        <w:rPr>
          <w:rFonts w:hint="eastAsia"/>
        </w:rPr>
        <w:t>1</w:t>
      </w:r>
      <w:r>
        <w:t>5</w:t>
      </w:r>
      <w:r>
        <w:rPr>
          <w:rFonts w:hint="eastAsia"/>
        </w:rPr>
        <w:t>平面线形优化结果</w:t>
      </w:r>
      <w:r>
        <w:rPr>
          <w:rFonts w:hint="eastAsia"/>
        </w:rPr>
        <w:t>(</w:t>
      </w:r>
      <w:r>
        <w:rPr>
          <w:rFonts w:hint="eastAsia"/>
        </w:rPr>
        <w:t>实例二</w:t>
      </w:r>
      <w:r>
        <w:rPr>
          <w:rFonts w:hint="eastAsia"/>
        </w:rPr>
        <w:t>)</w:t>
      </w:r>
    </w:p>
    <w:p w14:paraId="46740820" w14:textId="77777777" w:rsidR="00FA4301" w:rsidRDefault="00BC26C2">
      <w:pPr>
        <w:pStyle w:val="C"/>
        <w:ind w:firstLine="420"/>
        <w:rPr>
          <w:rFonts w:cs="Times New Roman"/>
          <w:sz w:val="24"/>
          <w:szCs w:val="24"/>
        </w:rPr>
      </w:pPr>
      <w:r>
        <w:t>Kriging</w:t>
      </w:r>
      <w:r>
        <w:t>代理方法获得的平面导向线含有三个平面交点，线路全长</w:t>
      </w:r>
      <w:r>
        <w:t>8959</w:t>
      </w:r>
      <w:r>
        <w:t>米，所经行的区域均为高程较低的浅蓝色、绿色区域，而对高程较高的山丘等平面高程障碍均选择了绕避方案。</w:t>
      </w:r>
      <w:r>
        <w:t>PSO-Kriging</w:t>
      </w:r>
      <w:r>
        <w:t>方法是基于</w:t>
      </w:r>
      <w:r>
        <w:t>Kriging</w:t>
      </w:r>
      <w:r>
        <w:t>代理方法的二次优化，因此该方法获得的平面导向线走向趋势与</w:t>
      </w:r>
      <w:r>
        <w:t>Kriging</w:t>
      </w:r>
      <w:r>
        <w:t>代理方法的平面导向线一致，且同样包含有三个平面交点，其平面导向线的里程略长于</w:t>
      </w:r>
      <w:r>
        <w:t>Kriging</w:t>
      </w:r>
      <w:r>
        <w:t>代理方法获得的平面导向线里程，全长</w:t>
      </w:r>
      <w:r>
        <w:t>9016</w:t>
      </w:r>
      <w:r>
        <w:t>米。非代理方法获得的平面导向线走向前半段与</w:t>
      </w:r>
      <w:r>
        <w:t>Kriging</w:t>
      </w:r>
      <w:r>
        <w:t>代理方法的平面导向线一致，但是平面导向线的后半段选择了从右侧绕避平面障碍，使其平面导向线的长度最短，为</w:t>
      </w:r>
      <w:r>
        <w:t>8610</w:t>
      </w:r>
      <w:r>
        <w:t>米。</w:t>
      </w:r>
    </w:p>
    <w:p w14:paraId="7FB7BA8A" w14:textId="77777777" w:rsidR="00FA4301" w:rsidRDefault="00BC26C2">
      <w:pPr>
        <w:pStyle w:val="C"/>
        <w:ind w:firstLine="420"/>
      </w:pPr>
      <w:r>
        <w:t>Kriging</w:t>
      </w:r>
      <w:r>
        <w:t>代理方法对最优方案的预测为</w:t>
      </w:r>
      <w:r>
        <w:t>89 518 266.3</w:t>
      </w:r>
      <w:r>
        <w:t>元，而采用地面内插三角网的真实目标函数计算最优方案的费用为</w:t>
      </w:r>
      <w:r>
        <w:t>85 396 182.7</w:t>
      </w:r>
      <w:r>
        <w:t>元，</w:t>
      </w:r>
      <w:r>
        <w:t>Kriging</w:t>
      </w:r>
      <w:r>
        <w:t>代理方法预测的相对误差为</w:t>
      </w:r>
      <w:r>
        <w:t>4.83%</w:t>
      </w:r>
      <w:r>
        <w:t>。</w:t>
      </w:r>
      <w:r>
        <w:t>PSO-Kriging</w:t>
      </w:r>
      <w:r>
        <w:t>方法是将</w:t>
      </w:r>
      <w:r>
        <w:t>Kriging</w:t>
      </w:r>
      <w:r>
        <w:t>代理方法的最优方案最优解作为算法的初始解，对其进行了二次优化，因此</w:t>
      </w:r>
      <w:r>
        <w:t>PSO-Kriging</w:t>
      </w:r>
      <w:r>
        <w:t>方法最优方案有着最低的总费用，为</w:t>
      </w:r>
      <w:r>
        <w:t>72319954.4</w:t>
      </w:r>
      <w:r>
        <w:t>元，虽然该方案的线路长度较长，但是其线路方案与地面线更为贴合，因此该方案的土石方成本最低。</w:t>
      </w:r>
    </w:p>
    <w:p w14:paraId="467C44D5" w14:textId="77777777" w:rsidR="00FA4301" w:rsidRDefault="00BC26C2">
      <w:pPr>
        <w:pStyle w:val="C"/>
        <w:ind w:firstLine="420"/>
      </w:pPr>
      <w:r>
        <w:t>非代理方法的最优方案的费用介于上述两种方法的最优方案的总费用之间，为</w:t>
      </w:r>
      <w:r>
        <w:t>77503116.2</w:t>
      </w:r>
      <w:r>
        <w:t>元，比</w:t>
      </w:r>
      <w:r>
        <w:t>PSO-Kriging</w:t>
      </w:r>
      <w:r>
        <w:t>方法的最优方案低</w:t>
      </w:r>
      <w:r>
        <w:t>6.69%</w:t>
      </w:r>
      <w:r>
        <w:t>，因为该方案的线路最短，有最低的轨道成本，且该方法的最优方案的土地征用成本略低于</w:t>
      </w:r>
      <w:r>
        <w:t>PSO-Kriging</w:t>
      </w:r>
      <w:r>
        <w:t>方法的最优方案的土地征用成本。</w:t>
      </w:r>
    </w:p>
    <w:p w14:paraId="28696D3B" w14:textId="77777777" w:rsidR="00FA4301" w:rsidRDefault="00BC26C2">
      <w:pPr>
        <w:pStyle w:val="afd"/>
      </w:pPr>
      <w:r>
        <w:t>表</w:t>
      </w:r>
      <w:r>
        <w:t xml:space="preserve">8 </w:t>
      </w:r>
      <w:r>
        <w:t>方案费用</w:t>
      </w:r>
    </w:p>
    <w:tbl>
      <w:tblPr>
        <w:tblStyle w:val="af6"/>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15"/>
        <w:gridCol w:w="1476"/>
        <w:gridCol w:w="1316"/>
        <w:gridCol w:w="1476"/>
        <w:gridCol w:w="1316"/>
      </w:tblGrid>
      <w:tr w:rsidR="00FA4301" w14:paraId="0109A4AB" w14:textId="77777777">
        <w:trPr>
          <w:jc w:val="center"/>
        </w:trPr>
        <w:tc>
          <w:tcPr>
            <w:tcW w:w="0" w:type="auto"/>
            <w:tcBorders>
              <w:top w:val="single" w:sz="12" w:space="0" w:color="auto"/>
              <w:left w:val="nil"/>
              <w:bottom w:val="single" w:sz="6" w:space="0" w:color="auto"/>
              <w:right w:val="nil"/>
            </w:tcBorders>
            <w:vAlign w:val="center"/>
          </w:tcPr>
          <w:p w14:paraId="6F903FB5" w14:textId="77777777" w:rsidR="00FA4301" w:rsidRDefault="00FA4301">
            <w:pPr>
              <w:jc w:val="center"/>
            </w:pPr>
          </w:p>
        </w:tc>
        <w:tc>
          <w:tcPr>
            <w:tcW w:w="0" w:type="auto"/>
            <w:tcBorders>
              <w:top w:val="single" w:sz="12" w:space="0" w:color="auto"/>
              <w:left w:val="nil"/>
              <w:bottom w:val="single" w:sz="6" w:space="0" w:color="auto"/>
              <w:right w:val="nil"/>
            </w:tcBorders>
            <w:vAlign w:val="center"/>
          </w:tcPr>
          <w:p w14:paraId="0BE8E357" w14:textId="77777777" w:rsidR="00FA4301" w:rsidRDefault="00BC26C2">
            <w:pPr>
              <w:jc w:val="center"/>
            </w:pPr>
            <w:r>
              <w:rPr>
                <w:rFonts w:ascii="宋体" w:hAnsi="宋体"/>
              </w:rPr>
              <w:t>土方工程成本</w:t>
            </w:r>
          </w:p>
        </w:tc>
        <w:tc>
          <w:tcPr>
            <w:tcW w:w="0" w:type="auto"/>
            <w:tcBorders>
              <w:top w:val="single" w:sz="12" w:space="0" w:color="auto"/>
              <w:left w:val="nil"/>
              <w:bottom w:val="single" w:sz="6" w:space="0" w:color="auto"/>
              <w:right w:val="nil"/>
            </w:tcBorders>
            <w:vAlign w:val="center"/>
          </w:tcPr>
          <w:p w14:paraId="00663955" w14:textId="77777777" w:rsidR="00FA4301" w:rsidRDefault="00BC26C2">
            <w:pPr>
              <w:jc w:val="center"/>
            </w:pPr>
            <w:r>
              <w:rPr>
                <w:rFonts w:ascii="宋体" w:hAnsi="宋体"/>
              </w:rPr>
              <w:t>轨道成本</w:t>
            </w:r>
          </w:p>
        </w:tc>
        <w:tc>
          <w:tcPr>
            <w:tcW w:w="0" w:type="auto"/>
            <w:tcBorders>
              <w:top w:val="single" w:sz="12" w:space="0" w:color="auto"/>
              <w:left w:val="nil"/>
              <w:bottom w:val="single" w:sz="6" w:space="0" w:color="auto"/>
              <w:right w:val="nil"/>
            </w:tcBorders>
            <w:vAlign w:val="center"/>
          </w:tcPr>
          <w:p w14:paraId="6CB2123F" w14:textId="77777777" w:rsidR="00FA4301" w:rsidRDefault="00BC26C2">
            <w:pPr>
              <w:jc w:val="center"/>
            </w:pPr>
            <w:r>
              <w:rPr>
                <w:rFonts w:ascii="宋体" w:hAnsi="宋体"/>
              </w:rPr>
              <w:t>土地征用成本</w:t>
            </w:r>
          </w:p>
        </w:tc>
        <w:tc>
          <w:tcPr>
            <w:tcW w:w="0" w:type="auto"/>
            <w:tcBorders>
              <w:top w:val="single" w:sz="12" w:space="0" w:color="auto"/>
              <w:left w:val="nil"/>
              <w:bottom w:val="single" w:sz="6" w:space="0" w:color="auto"/>
              <w:right w:val="nil"/>
            </w:tcBorders>
            <w:vAlign w:val="center"/>
          </w:tcPr>
          <w:p w14:paraId="0672E6B7" w14:textId="77777777" w:rsidR="00FA4301" w:rsidRDefault="00BC26C2">
            <w:pPr>
              <w:jc w:val="center"/>
            </w:pPr>
            <w:r>
              <w:rPr>
                <w:rFonts w:ascii="宋体" w:hAnsi="宋体"/>
              </w:rPr>
              <w:t>总费用</w:t>
            </w:r>
          </w:p>
        </w:tc>
      </w:tr>
      <w:tr w:rsidR="00FA4301" w14:paraId="4BFCD3D5" w14:textId="77777777">
        <w:trPr>
          <w:jc w:val="center"/>
        </w:trPr>
        <w:tc>
          <w:tcPr>
            <w:tcW w:w="0" w:type="auto"/>
            <w:tcBorders>
              <w:top w:val="nil"/>
              <w:left w:val="nil"/>
              <w:bottom w:val="nil"/>
              <w:right w:val="nil"/>
            </w:tcBorders>
            <w:vAlign w:val="center"/>
          </w:tcPr>
          <w:p w14:paraId="41BF52B3" w14:textId="77777777" w:rsidR="00FA4301" w:rsidRDefault="00BC26C2">
            <w:pPr>
              <w:jc w:val="center"/>
            </w:pPr>
            <w:r>
              <w:t>PSO-Kriging</w:t>
            </w:r>
            <w:r>
              <w:rPr>
                <w:rFonts w:ascii="宋体" w:hAnsi="宋体"/>
              </w:rPr>
              <w:t>方法</w:t>
            </w:r>
          </w:p>
        </w:tc>
        <w:tc>
          <w:tcPr>
            <w:tcW w:w="0" w:type="auto"/>
            <w:tcBorders>
              <w:top w:val="nil"/>
              <w:left w:val="nil"/>
              <w:bottom w:val="nil"/>
              <w:right w:val="nil"/>
            </w:tcBorders>
            <w:vAlign w:val="center"/>
          </w:tcPr>
          <w:p w14:paraId="63D468A1" w14:textId="77777777" w:rsidR="00FA4301" w:rsidRDefault="00BC26C2">
            <w:pPr>
              <w:jc w:val="center"/>
              <w:rPr>
                <w:b/>
                <w:bCs/>
              </w:rPr>
            </w:pPr>
            <w:r>
              <w:rPr>
                <w:b/>
                <w:bCs/>
              </w:rPr>
              <w:t>22698189.4</w:t>
            </w:r>
          </w:p>
        </w:tc>
        <w:tc>
          <w:tcPr>
            <w:tcW w:w="0" w:type="auto"/>
            <w:tcBorders>
              <w:top w:val="nil"/>
              <w:left w:val="nil"/>
              <w:bottom w:val="nil"/>
              <w:right w:val="nil"/>
            </w:tcBorders>
            <w:vAlign w:val="center"/>
          </w:tcPr>
          <w:p w14:paraId="66BECCE4" w14:textId="77777777" w:rsidR="00FA4301" w:rsidRDefault="00BC26C2">
            <w:pPr>
              <w:jc w:val="center"/>
            </w:pPr>
            <w:r>
              <w:t>36065471.0</w:t>
            </w:r>
          </w:p>
        </w:tc>
        <w:tc>
          <w:tcPr>
            <w:tcW w:w="0" w:type="auto"/>
            <w:tcBorders>
              <w:top w:val="nil"/>
              <w:left w:val="nil"/>
              <w:bottom w:val="nil"/>
              <w:right w:val="nil"/>
            </w:tcBorders>
            <w:vAlign w:val="center"/>
          </w:tcPr>
          <w:p w14:paraId="40C72FF4" w14:textId="77777777" w:rsidR="00FA4301" w:rsidRDefault="00BC26C2">
            <w:pPr>
              <w:jc w:val="center"/>
            </w:pPr>
            <w:r>
              <w:t>13556294.0</w:t>
            </w:r>
          </w:p>
        </w:tc>
        <w:tc>
          <w:tcPr>
            <w:tcW w:w="0" w:type="auto"/>
            <w:tcBorders>
              <w:top w:val="nil"/>
              <w:left w:val="nil"/>
              <w:bottom w:val="nil"/>
              <w:right w:val="nil"/>
            </w:tcBorders>
            <w:vAlign w:val="center"/>
          </w:tcPr>
          <w:p w14:paraId="34877769" w14:textId="77777777" w:rsidR="00FA4301" w:rsidRDefault="00BC26C2">
            <w:pPr>
              <w:jc w:val="center"/>
              <w:rPr>
                <w:b/>
                <w:bCs/>
              </w:rPr>
            </w:pPr>
            <w:bookmarkStart w:id="852" w:name="_Hlk101344478"/>
            <w:r>
              <w:rPr>
                <w:b/>
                <w:bCs/>
              </w:rPr>
              <w:t>72319954.4</w:t>
            </w:r>
            <w:bookmarkEnd w:id="852"/>
          </w:p>
        </w:tc>
      </w:tr>
      <w:tr w:rsidR="00FA4301" w14:paraId="2950B6BA" w14:textId="77777777">
        <w:trPr>
          <w:jc w:val="center"/>
        </w:trPr>
        <w:tc>
          <w:tcPr>
            <w:tcW w:w="0" w:type="auto"/>
            <w:tcBorders>
              <w:top w:val="nil"/>
              <w:left w:val="nil"/>
              <w:bottom w:val="single" w:sz="12" w:space="0" w:color="auto"/>
              <w:right w:val="nil"/>
            </w:tcBorders>
            <w:vAlign w:val="center"/>
          </w:tcPr>
          <w:p w14:paraId="3D57604E" w14:textId="77777777" w:rsidR="00FA4301" w:rsidRDefault="00BC26C2">
            <w:pPr>
              <w:jc w:val="center"/>
            </w:pPr>
            <w:r>
              <w:rPr>
                <w:rFonts w:ascii="宋体" w:hAnsi="宋体"/>
              </w:rPr>
              <w:t>非代理方法</w:t>
            </w:r>
          </w:p>
        </w:tc>
        <w:tc>
          <w:tcPr>
            <w:tcW w:w="0" w:type="auto"/>
            <w:tcBorders>
              <w:top w:val="nil"/>
              <w:left w:val="nil"/>
              <w:bottom w:val="single" w:sz="12" w:space="0" w:color="auto"/>
              <w:right w:val="nil"/>
            </w:tcBorders>
            <w:vAlign w:val="center"/>
          </w:tcPr>
          <w:p w14:paraId="5C166694" w14:textId="77777777" w:rsidR="00FA4301" w:rsidRDefault="00BC26C2">
            <w:pPr>
              <w:jc w:val="center"/>
            </w:pPr>
            <w:r>
              <w:t>30220287.5</w:t>
            </w:r>
          </w:p>
        </w:tc>
        <w:tc>
          <w:tcPr>
            <w:tcW w:w="0" w:type="auto"/>
            <w:tcBorders>
              <w:top w:val="nil"/>
              <w:left w:val="nil"/>
              <w:bottom w:val="single" w:sz="12" w:space="0" w:color="auto"/>
              <w:right w:val="nil"/>
            </w:tcBorders>
            <w:vAlign w:val="center"/>
          </w:tcPr>
          <w:p w14:paraId="626A183A" w14:textId="77777777" w:rsidR="00FA4301" w:rsidRDefault="00BC26C2">
            <w:pPr>
              <w:jc w:val="center"/>
              <w:rPr>
                <w:b/>
                <w:bCs/>
              </w:rPr>
            </w:pPr>
            <w:r>
              <w:rPr>
                <w:b/>
                <w:bCs/>
              </w:rPr>
              <w:t>34441302.7</w:t>
            </w:r>
          </w:p>
        </w:tc>
        <w:tc>
          <w:tcPr>
            <w:tcW w:w="0" w:type="auto"/>
            <w:tcBorders>
              <w:top w:val="nil"/>
              <w:left w:val="nil"/>
              <w:bottom w:val="single" w:sz="12" w:space="0" w:color="auto"/>
              <w:right w:val="nil"/>
            </w:tcBorders>
            <w:vAlign w:val="center"/>
          </w:tcPr>
          <w:p w14:paraId="1B304875" w14:textId="77777777" w:rsidR="00FA4301" w:rsidRDefault="00BC26C2">
            <w:pPr>
              <w:jc w:val="center"/>
              <w:rPr>
                <w:b/>
                <w:bCs/>
              </w:rPr>
            </w:pPr>
            <w:r>
              <w:rPr>
                <w:b/>
                <w:bCs/>
              </w:rPr>
              <w:t>12841526.0</w:t>
            </w:r>
          </w:p>
        </w:tc>
        <w:tc>
          <w:tcPr>
            <w:tcW w:w="0" w:type="auto"/>
            <w:tcBorders>
              <w:top w:val="nil"/>
              <w:left w:val="nil"/>
              <w:bottom w:val="single" w:sz="12" w:space="0" w:color="auto"/>
              <w:right w:val="nil"/>
            </w:tcBorders>
            <w:vAlign w:val="center"/>
          </w:tcPr>
          <w:p w14:paraId="26586CC0" w14:textId="77777777" w:rsidR="00FA4301" w:rsidRDefault="00BC26C2">
            <w:pPr>
              <w:jc w:val="center"/>
            </w:pPr>
            <w:bookmarkStart w:id="853" w:name="_Hlk101344675"/>
            <w:r>
              <w:t>77503116.2</w:t>
            </w:r>
            <w:bookmarkEnd w:id="853"/>
          </w:p>
        </w:tc>
      </w:tr>
    </w:tbl>
    <w:p w14:paraId="0CE122A2" w14:textId="77777777" w:rsidR="00FA4301" w:rsidRDefault="00FA4301">
      <w:pPr>
        <w:autoSpaceDE w:val="0"/>
        <w:autoSpaceDN w:val="0"/>
        <w:adjustRightInd w:val="0"/>
        <w:jc w:val="left"/>
      </w:pPr>
    </w:p>
    <w:p w14:paraId="7CDA86EE" w14:textId="77777777" w:rsidR="00FA4301" w:rsidRDefault="00BC26C2">
      <w:pPr>
        <w:pStyle w:val="1"/>
      </w:pPr>
      <w:r>
        <w:rPr>
          <w:rFonts w:hint="eastAsia"/>
        </w:rPr>
        <w:t>讨论</w:t>
      </w:r>
      <w:r>
        <w:t>与</w:t>
      </w:r>
      <w:r>
        <w:rPr>
          <w:rFonts w:hint="eastAsia"/>
        </w:rPr>
        <w:t>结论</w:t>
      </w:r>
    </w:p>
    <w:p w14:paraId="337B337A" w14:textId="77777777" w:rsidR="00FA4301" w:rsidRDefault="00BC26C2">
      <w:pPr>
        <w:autoSpaceDE w:val="0"/>
        <w:autoSpaceDN w:val="0"/>
        <w:adjustRightInd w:val="0"/>
        <w:jc w:val="left"/>
        <w:rPr>
          <w:rFonts w:ascii="Times New Roman" w:eastAsia="宋体" w:hAnsi="Times New Roman" w:cs="Times New Roman"/>
          <w:kern w:val="0"/>
          <w:sz w:val="24"/>
          <w:szCs w:val="24"/>
        </w:rPr>
      </w:pPr>
      <w:r>
        <w:fldChar w:fldCharType="begin"/>
      </w:r>
      <w:r>
        <w:instrText xml:space="preserve"> ADDIN NE.Rep</w:instrText>
      </w:r>
      <w:r>
        <w:fldChar w:fldCharType="separate"/>
      </w:r>
    </w:p>
    <w:p w14:paraId="18729109" w14:textId="77777777" w:rsidR="00FA4301" w:rsidRDefault="00BC26C2">
      <w:pPr>
        <w:autoSpaceDE w:val="0"/>
        <w:autoSpaceDN w:val="0"/>
        <w:adjustRightInd w:val="0"/>
        <w:jc w:val="center"/>
        <w:rPr>
          <w:rFonts w:ascii="Times New Roman" w:eastAsia="宋体" w:hAnsi="Times New Roman" w:cs="Times New Roman"/>
          <w:color w:val="000000"/>
          <w:kern w:val="0"/>
          <w:sz w:val="24"/>
          <w:szCs w:val="24"/>
        </w:rPr>
      </w:pPr>
      <w:r>
        <w:rPr>
          <w:rFonts w:ascii="Times New Roman" w:eastAsia="宋体" w:hAnsi="Times New Roman" w:cs="Times New Roman"/>
          <w:b/>
          <w:bCs/>
          <w:color w:val="FF0000"/>
          <w:kern w:val="0"/>
          <w:sz w:val="24"/>
          <w:szCs w:val="24"/>
        </w:rPr>
        <w:lastRenderedPageBreak/>
        <w:t>校对报告</w:t>
      </w:r>
    </w:p>
    <w:p w14:paraId="7E32C535" w14:textId="77777777" w:rsidR="00FA4301" w:rsidRDefault="00FA4301">
      <w:pPr>
        <w:autoSpaceDE w:val="0"/>
        <w:autoSpaceDN w:val="0"/>
        <w:adjustRightInd w:val="0"/>
        <w:jc w:val="center"/>
        <w:rPr>
          <w:rFonts w:ascii="Times New Roman" w:eastAsia="宋体" w:hAnsi="Times New Roman" w:cs="Times New Roman"/>
          <w:kern w:val="0"/>
          <w:sz w:val="24"/>
          <w:szCs w:val="24"/>
        </w:rPr>
      </w:pPr>
    </w:p>
    <w:p w14:paraId="7CC47245" w14:textId="77777777" w:rsidR="00FA4301" w:rsidRDefault="00BC26C2">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当前使用的样式是</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color w:val="000000"/>
          <w:kern w:val="0"/>
          <w:sz w:val="24"/>
          <w:szCs w:val="24"/>
        </w:rPr>
        <w:t>自动化学报</w:t>
      </w:r>
      <w:r>
        <w:rPr>
          <w:rFonts w:ascii="Times New Roman" w:eastAsia="宋体" w:hAnsi="Times New Roman" w:cs="Times New Roman"/>
          <w:color w:val="000000"/>
          <w:kern w:val="0"/>
          <w:sz w:val="24"/>
          <w:szCs w:val="24"/>
        </w:rPr>
        <w:t>]</w:t>
      </w:r>
    </w:p>
    <w:p w14:paraId="1760B030" w14:textId="77777777" w:rsidR="00FA4301" w:rsidRDefault="00BC26C2">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当前文档题录总数为</w:t>
      </w:r>
      <w:r>
        <w:rPr>
          <w:rFonts w:ascii="Times New Roman" w:eastAsia="宋体" w:hAnsi="Times New Roman" w:cs="Times New Roman"/>
          <w:color w:val="000000"/>
          <w:kern w:val="0"/>
          <w:sz w:val="24"/>
          <w:szCs w:val="24"/>
        </w:rPr>
        <w:t>24</w:t>
      </w:r>
      <w:r>
        <w:rPr>
          <w:rFonts w:ascii="Times New Roman" w:eastAsia="宋体" w:hAnsi="Times New Roman" w:cs="Times New Roman"/>
          <w:color w:val="000000"/>
          <w:kern w:val="0"/>
          <w:sz w:val="24"/>
          <w:szCs w:val="24"/>
        </w:rPr>
        <w:t>条，在</w:t>
      </w:r>
      <w:r>
        <w:rPr>
          <w:rFonts w:ascii="Times New Roman" w:eastAsia="宋体" w:hAnsi="Times New Roman" w:cs="Times New Roman"/>
          <w:color w:val="000000"/>
          <w:kern w:val="0"/>
          <w:sz w:val="24"/>
          <w:szCs w:val="24"/>
        </w:rPr>
        <w:t>21</w:t>
      </w:r>
      <w:r>
        <w:rPr>
          <w:rFonts w:ascii="Times New Roman" w:eastAsia="宋体" w:hAnsi="Times New Roman" w:cs="Times New Roman"/>
          <w:color w:val="000000"/>
          <w:kern w:val="0"/>
          <w:sz w:val="24"/>
          <w:szCs w:val="24"/>
        </w:rPr>
        <w:t>个位置共计插入</w:t>
      </w:r>
      <w:r>
        <w:rPr>
          <w:rFonts w:ascii="Times New Roman" w:eastAsia="宋体" w:hAnsi="Times New Roman" w:cs="Times New Roman"/>
          <w:color w:val="000000"/>
          <w:kern w:val="0"/>
          <w:sz w:val="24"/>
          <w:szCs w:val="24"/>
        </w:rPr>
        <w:t>24</w:t>
      </w:r>
      <w:r>
        <w:rPr>
          <w:rFonts w:ascii="Times New Roman" w:eastAsia="宋体" w:hAnsi="Times New Roman" w:cs="Times New Roman"/>
          <w:color w:val="000000"/>
          <w:kern w:val="0"/>
          <w:sz w:val="24"/>
          <w:szCs w:val="24"/>
        </w:rPr>
        <w:t>次（包括重复插入）</w:t>
      </w:r>
    </w:p>
    <w:p w14:paraId="7353E34C" w14:textId="77777777" w:rsidR="00FA4301" w:rsidRDefault="00BC26C2">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有</w:t>
      </w:r>
      <w:r>
        <w:rPr>
          <w:rFonts w:ascii="Times New Roman" w:eastAsia="宋体" w:hAnsi="Times New Roman" w:cs="Times New Roman"/>
          <w:color w:val="000000"/>
          <w:kern w:val="0"/>
          <w:sz w:val="24"/>
          <w:szCs w:val="24"/>
        </w:rPr>
        <w:t>0</w:t>
      </w:r>
      <w:r>
        <w:rPr>
          <w:rFonts w:ascii="Times New Roman" w:eastAsia="宋体" w:hAnsi="Times New Roman" w:cs="Times New Roman"/>
          <w:color w:val="000000"/>
          <w:kern w:val="0"/>
          <w:sz w:val="24"/>
          <w:szCs w:val="24"/>
        </w:rPr>
        <w:t>条题录存在必填字段内容缺失的问题</w:t>
      </w:r>
    </w:p>
    <w:p w14:paraId="47BB0D5C" w14:textId="77777777" w:rsidR="00FA4301" w:rsidRDefault="00BC26C2">
      <w:pPr>
        <w:autoSpaceDE w:val="0"/>
        <w:autoSpaceDN w:val="0"/>
        <w:adjustRightInd w:val="0"/>
        <w:jc w:val="left"/>
        <w:rPr>
          <w:rFonts w:ascii="宋体" w:eastAsia="宋体" w:hAnsi="Times New Roman" w:cs="Times New Roman"/>
          <w:kern w:val="0"/>
          <w:sz w:val="24"/>
          <w:szCs w:val="24"/>
        </w:rPr>
      </w:pPr>
      <w:r>
        <w:rPr>
          <w:rFonts w:ascii="Times New Roman" w:eastAsia="宋体" w:hAnsi="Times New Roman" w:cs="Times New Roman"/>
          <w:color w:val="000000"/>
          <w:kern w:val="0"/>
          <w:sz w:val="24"/>
          <w:szCs w:val="24"/>
        </w:rPr>
        <w:t>所有题录的数据正常</w:t>
      </w:r>
      <w:r>
        <w:fldChar w:fldCharType="end"/>
      </w:r>
      <w:r>
        <w:fldChar w:fldCharType="begin"/>
      </w:r>
      <w:r>
        <w:instrText xml:space="preserve"> COMMENTS NE.Bib \* MERGEFORMAT </w:instrText>
      </w:r>
      <w:r>
        <w:fldChar w:fldCharType="separate"/>
      </w:r>
      <w:proofErr w:type="spellStart"/>
      <w:r>
        <w:t>NE.Bib</w:t>
      </w:r>
      <w:proofErr w:type="spellEnd"/>
      <w:r>
        <w:fldChar w:fldCharType="end"/>
      </w:r>
      <w:r>
        <w:fldChar w:fldCharType="begin"/>
      </w:r>
      <w:r>
        <w:instrText xml:space="preserve"> ADDIN NE.Bib</w:instrText>
      </w:r>
      <w:r>
        <w:fldChar w:fldCharType="separate"/>
      </w:r>
    </w:p>
    <w:p w14:paraId="6DFC5AE9" w14:textId="77777777" w:rsidR="00FA4301" w:rsidRDefault="00BC26C2">
      <w:pPr>
        <w:autoSpaceDE w:val="0"/>
        <w:autoSpaceDN w:val="0"/>
        <w:adjustRightInd w:val="0"/>
        <w:jc w:val="center"/>
        <w:rPr>
          <w:rFonts w:ascii="宋体" w:eastAsia="宋体" w:hAnsi="Times New Roman" w:cs="Times New Roman"/>
          <w:kern w:val="0"/>
          <w:sz w:val="24"/>
          <w:szCs w:val="24"/>
        </w:rPr>
      </w:pPr>
      <w:r>
        <w:rPr>
          <w:rFonts w:ascii="宋体" w:eastAsia="宋体" w:hAnsi="Times New Roman" w:cs="宋体" w:hint="eastAsia"/>
          <w:b/>
          <w:bCs/>
          <w:color w:val="000000"/>
          <w:kern w:val="0"/>
          <w:sz w:val="40"/>
          <w:szCs w:val="40"/>
        </w:rPr>
        <w:t>参考文献</w:t>
      </w:r>
    </w:p>
    <w:p w14:paraId="05388A58"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[1] Song T R, Pu H, Schonfeld P, et al. Robust Optimization Method for Mountain Railway Alignments Considering Preference Uncertainty for Costs and Seismic Risks[J]. ASCE-ASME JOURNAL OF RISK AND UNCERTAINTY IN ENGINEERING SYSTEMS PART A-CIVIL ENGINEERING. 2022, 8(1).</w:t>
      </w:r>
    </w:p>
    <w:p w14:paraId="65200272"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[2] Lai X. Optimization of station locations and track alignments for rail transit lines[Z]. United States -- Maryland: University of Maryland, College Park, 2012232.</w:t>
      </w:r>
    </w:p>
    <w:p w14:paraId="180ABD43"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[3] Jha M K, Schonfeld P, Samanta S. Optimizing Rail Transit Routes with Genetic Algorithms and Geographic Information System[J]. Journal of Urban Planning and Development. 2007, 133(3): 161-171.</w:t>
      </w:r>
    </w:p>
    <w:p w14:paraId="6F0B71C1"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[4] Karlson M, Karlsson C S J, Mörtberg U, et al. Design and evaluation of railway corridors based on spatial ecological and geological criteria[J]. Transportation Research Part D: Transport and Environment. 2016, 46: 207-228.</w:t>
      </w:r>
    </w:p>
    <w:p w14:paraId="2517DEB8"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[5] de Smith M J. Determination of gradient and curvature constrained optimal paths[J]. COMPUTER-AIDED CIVIL AND INFRASTRUCTURE ENGINEERING. 2006, 21(1): 24-38.</w:t>
      </w:r>
    </w:p>
    <w:p w14:paraId="1FC7F803"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[6] Li W, Pu H, Schonfeld P, et al. Methodology for optimizing constrained 3-dimensional railway alignments in mountainous terrain[J]. TRANSPORTATION RESEARCH PART C-EMERGING TECHNOLOGIES. 2016, 68: 549-565.</w:t>
      </w:r>
    </w:p>
    <w:p w14:paraId="55824349"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[7] </w:t>
      </w:r>
      <w:bookmarkStart w:id="854" w:name="_neb9D6495BD_BCC9_4975_95B7_EB63963AACF1"/>
      <w:r>
        <w:rPr>
          <w:rFonts w:ascii="Times New Roman" w:eastAsia="宋体" w:hAnsi="Times New Roman" w:cs="Times New Roman"/>
          <w:color w:val="000000"/>
          <w:kern w:val="0"/>
          <w:sz w:val="20"/>
          <w:szCs w:val="20"/>
        </w:rPr>
        <w:t>Jong J C, Schonfeld P. An evolutionary model for simultaneously optimizing three-dimensional highway alignments[J]. TRANSPORTATION RESEARCH PART B-METHODOLOGICAL. 2003, 37(2): 107-128.</w:t>
      </w:r>
      <w:bookmarkEnd w:id="854"/>
    </w:p>
    <w:p w14:paraId="015C2A34"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[8] Kim E, Jha M K, Lovell D J, et al. Intersection modeling for highway alignment optimization[J]. COMPUTER-AIDED CIVIL AND INFRASTRUCTURE ENGINEERING. 2004, 19(2): 119-129.</w:t>
      </w:r>
    </w:p>
    <w:p w14:paraId="47CBC8D5"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[9] Fwa T F, Chan W T, Sim Y P. Optimal vertical alignment analysis for highway design[J]. JOURNAL OF TRANSPORTATION ENGINEERING-ASCE. 2002, 128(5): 395-402.</w:t>
      </w:r>
    </w:p>
    <w:p w14:paraId="6FE47934"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[10] Li W, Pu H, Schonfeld P, et al. Mountain Railway Alignment Optimization with Bidirectional Distance Transform and Genetic Algorithm[J]. COMPUTER-AIDED CIVIL AND INFRASTRUCTURE ENGINEERING. 2017, 32(8): 691-709.</w:t>
      </w:r>
    </w:p>
    <w:p w14:paraId="2B0AC5CA"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[11] </w:t>
      </w:r>
      <w:bookmarkStart w:id="855" w:name="_neb454E04E3_E8CD_468C_A4DB_AB59835FD187"/>
      <w:r>
        <w:rPr>
          <w:rFonts w:ascii="Times New Roman" w:eastAsia="宋体" w:hAnsi="Times New Roman" w:cs="Times New Roman"/>
          <w:color w:val="000000"/>
          <w:kern w:val="0"/>
          <w:sz w:val="20"/>
          <w:szCs w:val="20"/>
        </w:rPr>
        <w:t>Akhmet A, Hare W, Lucet Y. Bi-objective optimization for road vertical alignment design[J]. COMPUTERS &amp; OPERATIONS RESEARCH. 2022, 143.</w:t>
      </w:r>
      <w:bookmarkEnd w:id="855"/>
    </w:p>
    <w:p w14:paraId="5752A0A3" w14:textId="77777777" w:rsidR="00FA4301" w:rsidRDefault="00BC26C2">
      <w:pPr>
        <w:autoSpaceDE w:val="0"/>
        <w:autoSpaceDN w:val="0"/>
        <w:adjustRightInd w:val="0"/>
        <w:rPr>
          <w:rFonts w:ascii="宋体" w:eastAsia="宋体" w:hAnsi="Times New Roman" w:cs="Times New Roman"/>
          <w:kern w:val="0"/>
          <w:sz w:val="24"/>
          <w:szCs w:val="24"/>
          <w:lang w:val="fr-FR"/>
        </w:rPr>
      </w:pPr>
      <w:r>
        <w:rPr>
          <w:rFonts w:ascii="Times New Roman" w:eastAsia="宋体" w:hAnsi="Times New Roman" w:cs="Times New Roman"/>
          <w:color w:val="000000"/>
          <w:kern w:val="0"/>
          <w:sz w:val="20"/>
          <w:szCs w:val="20"/>
        </w:rPr>
        <w:t xml:space="preserve">[12] Ghoreishi B, Shafahi Y, Hashemian S E. A Model for Optimizing Railway Alignment Considering Bridge Costs, Tunnel Costs, and Transition Curves[J]. </w:t>
      </w:r>
      <w:r>
        <w:rPr>
          <w:rFonts w:ascii="Times New Roman" w:eastAsia="宋体" w:hAnsi="Times New Roman" w:cs="Times New Roman"/>
          <w:color w:val="000000"/>
          <w:kern w:val="0"/>
          <w:sz w:val="20"/>
          <w:szCs w:val="20"/>
          <w:lang w:val="fr-FR"/>
        </w:rPr>
        <w:t>URBAN RAIL TRANSIT. 2019, 5(4): 207-224.</w:t>
      </w:r>
    </w:p>
    <w:p w14:paraId="17E96748"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lang w:val="fr-FR"/>
        </w:rPr>
        <w:t xml:space="preserve">[13] Lin Q Z, Li J Q, Du Z H, et al. </w:t>
      </w:r>
      <w:r>
        <w:rPr>
          <w:rFonts w:ascii="Times New Roman" w:eastAsia="宋体" w:hAnsi="Times New Roman" w:cs="Times New Roman"/>
          <w:color w:val="000000"/>
          <w:kern w:val="0"/>
          <w:sz w:val="20"/>
          <w:szCs w:val="20"/>
        </w:rPr>
        <w:t>A novel multi-objective particle swarm optimization with multiple search strategies[J]. EUROPEAN JOURNAL OF OPERATIONAL RESEARCH. 2015, 247(3): 732-744.</w:t>
      </w:r>
    </w:p>
    <w:p w14:paraId="702BF55E"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[14] Lee Y, Tsou Y R, Liu H L. Optimization Method for Highway Horizontal Alignment Design[J]. JOURNAL OF TRANSPORTATION ENGINEERING-ASCE. 2009, 135(4): 217-224.</w:t>
      </w:r>
    </w:p>
    <w:p w14:paraId="61710A89"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[15] </w:t>
      </w:r>
      <w:bookmarkStart w:id="856" w:name="_nebBD61327B_CA18_4528_9556_EE3E29197478"/>
      <w:r>
        <w:rPr>
          <w:rFonts w:ascii="Times New Roman" w:eastAsia="宋体" w:hAnsi="Times New Roman" w:cs="Times New Roman"/>
          <w:color w:val="000000"/>
          <w:kern w:val="0"/>
          <w:sz w:val="20"/>
          <w:szCs w:val="20"/>
        </w:rPr>
        <w:t xml:space="preserve">Hare W L, Koch V R, Lucet Y. Models and algorithms to improve earthwork operations in road </w:t>
      </w:r>
      <w:r>
        <w:rPr>
          <w:rFonts w:ascii="Times New Roman" w:eastAsia="宋体" w:hAnsi="Times New Roman" w:cs="Times New Roman"/>
          <w:color w:val="000000"/>
          <w:kern w:val="0"/>
          <w:sz w:val="20"/>
          <w:szCs w:val="20"/>
        </w:rPr>
        <w:lastRenderedPageBreak/>
        <w:t>design using mixed integer linear programming[J]. EUROPEAN JOURNAL OF OPERATIONAL RESEARCH. 2011, 215(2): 470-480.</w:t>
      </w:r>
      <w:bookmarkEnd w:id="856"/>
    </w:p>
    <w:p w14:paraId="48AE1F7B"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[16] </w:t>
      </w:r>
      <w:bookmarkStart w:id="857" w:name="_neb1FC70CFF_5E6A_4239_B791_FDDFC56D2B5A"/>
      <w:r>
        <w:rPr>
          <w:rFonts w:ascii="Times New Roman" w:eastAsia="宋体" w:hAnsi="Times New Roman" w:cs="Times New Roman"/>
          <w:color w:val="000000"/>
          <w:kern w:val="0"/>
          <w:sz w:val="20"/>
          <w:szCs w:val="20"/>
        </w:rPr>
        <w:t>Sushma M B, Roy S, Maji A. Exploring and exploiting ant colony optimization algorithm for vertical highway alignment development[J]. COMPUTER-AIDED CIVIL AND INFRASTRUCTURE ENGINEERING. 2022, 37(12): 1582-1601.</w:t>
      </w:r>
      <w:bookmarkEnd w:id="857"/>
    </w:p>
    <w:p w14:paraId="5AFA993C"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[17] </w:t>
      </w:r>
      <w:bookmarkStart w:id="858" w:name="_neb076DF7A1_E87B_42EF_AD58_B8D0859ED88F"/>
      <w:r>
        <w:rPr>
          <w:rFonts w:ascii="Times New Roman" w:eastAsia="宋体" w:hAnsi="Times New Roman" w:cs="Times New Roman"/>
          <w:color w:val="000000"/>
          <w:kern w:val="0"/>
          <w:sz w:val="20"/>
          <w:szCs w:val="20"/>
        </w:rPr>
        <w:t>Gao T C, Li Z H, Gao Y, et al. A deep reinforcement learning approach to mountain railway alignment optimization[J]. COMPUTER-AIDED CIVIL AND INFRASTRUCTURE ENGINEERING. 2022, 37(1): 73-92.</w:t>
      </w:r>
      <w:bookmarkEnd w:id="858"/>
    </w:p>
    <w:p w14:paraId="5AD56DAF"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[18] </w:t>
      </w:r>
      <w:bookmarkStart w:id="859" w:name="_nebB0426293_081E_4070_8F6D_2D4C23FAE035"/>
      <w:r>
        <w:rPr>
          <w:rFonts w:ascii="Times New Roman" w:eastAsia="宋体" w:hAnsi="Times New Roman" w:cs="Times New Roman"/>
          <w:color w:val="000000"/>
          <w:kern w:val="0"/>
          <w:sz w:val="20"/>
          <w:szCs w:val="20"/>
        </w:rPr>
        <w:t>Costa A L, Cunha M D, Coelho P, et al. Solving High-Speed Rail Planning with the Simulated Annealing Algorithm[J]. JOURNAL OF TRANSPORTATION ENGINEERING-ASCE. 2013, 139(6): 635-642.</w:t>
      </w:r>
      <w:bookmarkEnd w:id="859"/>
    </w:p>
    <w:p w14:paraId="48DDB913"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[19] Kang M W, Schonfeld P, Yang N. Prescreening and Repairing in a Genetic Algorithm for Highway Alignment Optimization[J]. COMPUTER-AIDED CIVIL AND INFRASTRUCTURE ENGINEERING. 2009, 24(2): 109-119.</w:t>
      </w:r>
    </w:p>
    <w:p w14:paraId="7D11FA52"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[20] Vazquez-Mendez M E, Casal G, Santamarina D, et al. A 3D Model for Optimizing Infrastructure Costs in Road Design[J]. COMPUTER-AIDED CIVIL AND INFRASTRUCTURE ENGINEERING. 2018, 33(5): 423-439.</w:t>
      </w:r>
    </w:p>
    <w:p w14:paraId="35BD15A0"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[21] Netto D C, Camacho R R, Manzanares N. Surrogate-Based Design Optimization of a H-Darrieus Wind Turbine Comparing Classical Response Surface, Artificial Neural Networks, and Kriging[J]. JOURNAL OF APPLIED FLUID MECHANICS. 2023, 16(4): 703-716.</w:t>
      </w:r>
    </w:p>
    <w:p w14:paraId="31F35C17"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[22] Xu G, Liang X F, Yao S B, et al. Multi-Objective Aerodynamic Optimization of the Streamlined Shape of High-Speed Trains Based on the Kriging Model[J]. PLOS ONE. 2017, 12(1).</w:t>
      </w:r>
    </w:p>
    <w:p w14:paraId="6020A456"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[23] Shao C F, Xu Y X, Chen H X, et al. Ordinary Kriging Interpolation Method Combined with FEM for Arch Dam Deformation Field Estimation[J]. MATHEMATICS. 2023, 11(5).</w:t>
      </w:r>
    </w:p>
    <w:p w14:paraId="5F4D6A1B" w14:textId="77777777" w:rsidR="00FA4301" w:rsidRDefault="00BC26C2">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[24] Aziz M, Hare W, Jaberipour M, et al. Multi-fidelity algorithms for the horizontal alignment problem in road design[J]. Engineering Optimization. 2020, 52(11): 1848-1867.</w:t>
      </w:r>
    </w:p>
    <w:p w14:paraId="5527361A" w14:textId="77777777" w:rsidR="00FA4301" w:rsidRDefault="00BC26C2">
      <w:pPr>
        <w:pStyle w:val="a"/>
        <w:numPr>
          <w:ilvl w:val="0"/>
          <w:numId w:val="0"/>
        </w:numPr>
        <w:ind w:left="420"/>
      </w:pPr>
      <w:r>
        <w:fldChar w:fldCharType="end"/>
      </w:r>
    </w:p>
    <w:p w14:paraId="7908A206" w14:textId="77777777" w:rsidR="00FA4301" w:rsidRDefault="00FA4301"/>
    <w:p w14:paraId="4F30A72B" w14:textId="77777777" w:rsidR="00FA4301" w:rsidRDefault="00BC26C2">
      <w:pPr>
        <w:rPr>
          <w:highlight w:val="yellow"/>
        </w:rPr>
      </w:pPr>
      <w:r>
        <w:rPr>
          <w:rFonts w:hint="eastAsia"/>
          <w:highlight w:val="yellow"/>
        </w:rPr>
        <w:t>（1）传统代理模型在对数据进行拟合时，以全局精度做条件：在保证全局范围内的预测误差时，难免会存在一些局部特征失真，导致优化结果的实际值与预测值不一致。</w:t>
      </w:r>
    </w:p>
    <w:p w14:paraId="188A0693" w14:textId="77777777" w:rsidR="00FA4301" w:rsidRDefault="00BC26C2">
      <w:pPr>
        <w:rPr>
          <w:highlight w:val="yellow"/>
        </w:rPr>
      </w:pPr>
      <w:r>
        <w:rPr>
          <w:rFonts w:hint="eastAsia"/>
          <w:highlight w:val="yellow"/>
        </w:rPr>
        <w:t>同时，</w:t>
      </w:r>
      <w:proofErr w:type="gramStart"/>
      <w:r>
        <w:rPr>
          <w:rFonts w:hint="eastAsia"/>
          <w:highlight w:val="yellow"/>
        </w:rPr>
        <w:t>最</w:t>
      </w:r>
      <w:proofErr w:type="gramEnd"/>
      <w:r>
        <w:rPr>
          <w:rFonts w:hint="eastAsia"/>
          <w:highlight w:val="yellow"/>
        </w:rPr>
        <w:t>优点所在位置通常依赖于模型在局部特征上的表现。当局部特征出现失真时，极有可能导致优化所得</w:t>
      </w:r>
      <w:proofErr w:type="gramStart"/>
      <w:r>
        <w:rPr>
          <w:rFonts w:hint="eastAsia"/>
          <w:highlight w:val="yellow"/>
        </w:rPr>
        <w:t>最</w:t>
      </w:r>
      <w:proofErr w:type="gramEnd"/>
      <w:r>
        <w:rPr>
          <w:rFonts w:hint="eastAsia"/>
          <w:highlight w:val="yellow"/>
        </w:rPr>
        <w:t xml:space="preserve">优点位置与真实最优位置之间存在偏移。  </w:t>
      </w:r>
    </w:p>
    <w:p w14:paraId="022AF9BE" w14:textId="77777777" w:rsidR="00FA4301" w:rsidRDefault="00BC26C2">
      <w:pPr>
        <w:rPr>
          <w:highlight w:val="yellow"/>
        </w:rPr>
      </w:pPr>
      <w:r>
        <w:rPr>
          <w:rFonts w:hint="eastAsia"/>
          <w:highlight w:val="yellow"/>
        </w:rPr>
        <w:t xml:space="preserve">（2）构造传统代理模型的过程中，不存在一个关于具体优化问题最终所需样本容量是多少的统一标准。在面对一个优化问题时，设计人员只能不断去测试，才能最终确定满足精度要求的样本点容量。这无疑增加了构造代理模型过程的复杂度。  </w:t>
      </w:r>
    </w:p>
    <w:p w14:paraId="460631D4" w14:textId="77777777" w:rsidR="00FA4301" w:rsidRDefault="00BC26C2">
      <w:r>
        <w:rPr>
          <w:rFonts w:hint="eastAsia"/>
          <w:highlight w:val="yellow"/>
        </w:rPr>
        <w:t>（3）代理模型内部的学习参数，可以通过相关算法训练得到；而超参数需要通过交叉验证等方式调试确定。超参数过多会使模型复杂度呈指数型增长，因此在拟合观测数据时，需要事先对模型的构造有一定的基本认识。摸清各超参数所代表的统计意义，将导致背后的学习成本有所提升。</w:t>
      </w:r>
    </w:p>
    <w:p w14:paraId="0A132C15" w14:textId="77777777" w:rsidR="00FA4301" w:rsidRDefault="00FA4301"/>
    <w:p w14:paraId="312760BD" w14:textId="77777777" w:rsidR="00FA4301" w:rsidRDefault="00FA4301"/>
    <w:p w14:paraId="5B458BC3" w14:textId="77777777" w:rsidR="00FA4301" w:rsidRDefault="00BC26C2">
      <w:r>
        <w:rPr>
          <w:rFonts w:hint="eastAsia"/>
        </w:rPr>
        <w:t>代理模型的构造本质是通过已经得到的样本数据集对映射关系进行监督学习. 在预测空间内寻找一个超曲面尽可能真实的反映样本点数据的分布。毫无疑问，超曲面的构造方法有多种，对于一些特定问题，有些模型可能天然无法实现该问题的拟合，为此需要选择一个合</w:t>
      </w:r>
      <w:r>
        <w:rPr>
          <w:rFonts w:hint="eastAsia"/>
        </w:rPr>
        <w:lastRenderedPageBreak/>
        <w:t>适的代理模型类型，以满足于构造的要求。</w:t>
      </w:r>
      <w:bookmarkEnd w:id="1"/>
    </w:p>
    <w:sectPr w:rsidR="00FA430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 w:date="2024-11-19T14:33:00Z" w:initials="M">
    <w:p w14:paraId="4CB7259C" w14:textId="77777777" w:rsidR="00FA4301" w:rsidRDefault="00BC26C2">
      <w:pPr>
        <w:pStyle w:val="a6"/>
      </w:pPr>
      <w:proofErr w:type="gramStart"/>
      <w:r>
        <w:rPr>
          <w:rFonts w:hint="eastAsia"/>
        </w:rPr>
        <w:t>找相关</w:t>
      </w:r>
      <w:proofErr w:type="gramEnd"/>
      <w:r>
        <w:rPr>
          <w:rFonts w:hint="eastAsia"/>
        </w:rPr>
        <w:t>文献、复制来修改、简化。</w:t>
      </w:r>
    </w:p>
  </w:comment>
  <w:comment w:id="4" w:author="Administrator" w:date="2023-08-20T11:59:00Z" w:initials="A">
    <w:p w14:paraId="32600A1E" w14:textId="77777777" w:rsidR="00FA4301" w:rsidRDefault="00BC26C2">
      <w:pPr>
        <w:pStyle w:val="a6"/>
      </w:pPr>
      <w:r>
        <w:t xml:space="preserve">alignment design may often overlook many potentially promising </w:t>
      </w:r>
      <w:proofErr w:type="gramStart"/>
      <w:r>
        <w:t xml:space="preserve">alignments </w:t>
      </w:r>
      <w:r>
        <w:rPr>
          <w:strike/>
        </w:rPr>
        <w:t xml:space="preserve"> Exact</w:t>
      </w:r>
      <w:proofErr w:type="gramEnd"/>
      <w:r>
        <w:rPr>
          <w:strike/>
        </w:rPr>
        <w:t xml:space="preserve"> mathematical method is not suitable for this problem. because there are countless local solutions</w:t>
      </w:r>
    </w:p>
  </w:comment>
  <w:comment w:id="5" w:author="Administrator" w:date="2023-08-20T22:01:00Z" w:initials="A">
    <w:p w14:paraId="638BEC9E" w14:textId="77777777" w:rsidR="00FA4301" w:rsidRDefault="00BC26C2">
      <w:pPr>
        <w:pStyle w:val="a6"/>
      </w:pPr>
      <w:proofErr w:type="gramStart"/>
      <w:r>
        <w:t>Optimization  of</w:t>
      </w:r>
      <w:proofErr w:type="gramEnd"/>
      <w:r>
        <w:t xml:space="preserve"> vertical  alignment  of highways  utilizing  discrete dynamic  programming  and  weighted  ground  line</w:t>
      </w:r>
    </w:p>
    <w:p w14:paraId="62A157F9" w14:textId="77777777" w:rsidR="00FA4301" w:rsidRDefault="00FA4301">
      <w:pPr>
        <w:pStyle w:val="a6"/>
      </w:pPr>
    </w:p>
    <w:p w14:paraId="20C771B2" w14:textId="77777777" w:rsidR="00FA4301" w:rsidRDefault="00BC26C2">
      <w:pPr>
        <w:pStyle w:val="a6"/>
      </w:pPr>
      <w:r>
        <w:t xml:space="preserve">A.  </w:t>
      </w:r>
      <w:proofErr w:type="spellStart"/>
      <w:proofErr w:type="gramStart"/>
      <w:r>
        <w:t>Burak</w:t>
      </w:r>
      <w:proofErr w:type="spellEnd"/>
      <w:r>
        <w:t xml:space="preserve">  GÖKTEPE</w:t>
      </w:r>
      <w:proofErr w:type="gramEnd"/>
      <w:r>
        <w:t xml:space="preserve">,  Selim  ALTUN,  </w:t>
      </w:r>
      <w:proofErr w:type="spellStart"/>
      <w:r>
        <w:t>Perviz</w:t>
      </w:r>
      <w:proofErr w:type="spellEnd"/>
      <w:r>
        <w:t xml:space="preserve">  AHMEDZADE</w:t>
      </w:r>
    </w:p>
  </w:comment>
  <w:comment w:id="6" w:author="Administrator" w:date="2023-08-21T10:58:00Z" w:initials="A">
    <w:p w14:paraId="2CF61B2F" w14:textId="77777777" w:rsidR="00FA4301" w:rsidRDefault="00BC26C2">
      <w:pPr>
        <w:pStyle w:val="a6"/>
      </w:pPr>
      <w:r>
        <w:t xml:space="preserve">(Vázquez-Méndez, </w:t>
      </w:r>
      <w:proofErr w:type="spellStart"/>
      <w:r>
        <w:t>Casal</w:t>
      </w:r>
      <w:proofErr w:type="spellEnd"/>
      <w:r>
        <w:t xml:space="preserve">, </w:t>
      </w:r>
      <w:proofErr w:type="spellStart"/>
      <w:r>
        <w:t>Santamarina</w:t>
      </w:r>
      <w:proofErr w:type="spellEnd"/>
      <w:r>
        <w:t>, &amp; Castro, 2018) A 3D Model for Optimizing Infrastructure Costs in Road Design</w:t>
      </w:r>
    </w:p>
  </w:comment>
  <w:comment w:id="7" w:author="Administrator" w:date="2023-08-22T22:43:00Z" w:initials="A">
    <w:p w14:paraId="04B2F0BC" w14:textId="77777777" w:rsidR="00FA4301" w:rsidRDefault="00BC26C2">
      <w:pPr>
        <w:pStyle w:val="a6"/>
      </w:pPr>
      <w:r>
        <w:t xml:space="preserve">E </w:t>
      </w:r>
      <w:proofErr w:type="gramStart"/>
      <w:r>
        <w:t>KIM,M</w:t>
      </w:r>
      <w:proofErr w:type="gramEnd"/>
      <w:r>
        <w:t xml:space="preserve"> JHA,B SON. Improving the computational efficiency of highway alignment optimization models through a stepwise genetic algorithms approach[J]. Transportation Research Part B: Methodological, 2005, 39: 339-360.</w:t>
      </w:r>
    </w:p>
  </w:comment>
  <w:comment w:id="8" w:author="Administrator" w:date="2023-08-22T22:43:00Z" w:initials="A">
    <w:p w14:paraId="6C2C9E75" w14:textId="77777777" w:rsidR="00FA4301" w:rsidRDefault="00BC26C2">
      <w:pPr>
        <w:pStyle w:val="a6"/>
      </w:pPr>
      <w:r>
        <w:t xml:space="preserve">Min </w:t>
      </w:r>
      <w:proofErr w:type="spellStart"/>
      <w:r>
        <w:t>Wook</w:t>
      </w:r>
      <w:proofErr w:type="spellEnd"/>
      <w:r>
        <w:t xml:space="preserve"> </w:t>
      </w:r>
      <w:proofErr w:type="spellStart"/>
      <w:proofErr w:type="gramStart"/>
      <w:r>
        <w:t>Kang,Paul</w:t>
      </w:r>
      <w:proofErr w:type="spellEnd"/>
      <w:proofErr w:type="gramEnd"/>
      <w:r>
        <w:t xml:space="preserve"> </w:t>
      </w:r>
      <w:proofErr w:type="spellStart"/>
      <w:r>
        <w:t>Schonfeld,Ning</w:t>
      </w:r>
      <w:proofErr w:type="spellEnd"/>
      <w:r>
        <w:t xml:space="preserve"> Yang. Prescreening and Repairing in a Genetic Algorithm for Highway Alignment Optimization[J]. Computer-aided Civil and Infrastructure Engineering, 2009, 24: 109-119.</w:t>
      </w:r>
    </w:p>
  </w:comment>
  <w:comment w:id="9" w:author="Administrator" w:date="2023-08-22T22:43:00Z" w:initials="A">
    <w:p w14:paraId="00D65326" w14:textId="77777777" w:rsidR="00FA4301" w:rsidRDefault="00BC26C2">
      <w:pPr>
        <w:pStyle w:val="a6"/>
      </w:pPr>
      <w:r>
        <w:t xml:space="preserve">Wei </w:t>
      </w:r>
      <w:proofErr w:type="spellStart"/>
      <w:proofErr w:type="gramStart"/>
      <w:r>
        <w:t>Li,Hao</w:t>
      </w:r>
      <w:proofErr w:type="spellEnd"/>
      <w:proofErr w:type="gramEnd"/>
      <w:r>
        <w:t xml:space="preserve"> </w:t>
      </w:r>
      <w:proofErr w:type="spellStart"/>
      <w:r>
        <w:t>Pu,Paul</w:t>
      </w:r>
      <w:proofErr w:type="spellEnd"/>
      <w:r>
        <w:t xml:space="preserve"> </w:t>
      </w:r>
      <w:proofErr w:type="spellStart"/>
      <w:r>
        <w:t>Schonfeld</w:t>
      </w:r>
      <w:proofErr w:type="spellEnd"/>
      <w:r>
        <w:t>, et al. Methodology for optimizing constrained 3-dimensional railway alignments in mountainous terrain[J]. Transportation Research Part C: Emerging Technologies, 2016, 68: 549-565.</w:t>
      </w:r>
    </w:p>
  </w:comment>
  <w:comment w:id="10" w:author="Administrator" w:date="2023-08-22T17:25:00Z" w:initials="A">
    <w:p w14:paraId="75539385" w14:textId="77777777" w:rsidR="00FA4301" w:rsidRDefault="00BC26C2">
      <w:pPr>
        <w:pStyle w:val="a6"/>
      </w:pPr>
      <w:r>
        <w:t>Mountain railway alignment optimization using stepwise &amp; hybrid particle swarm optimization incorporating genetic operators</w:t>
      </w:r>
    </w:p>
    <w:p w14:paraId="7B73434B" w14:textId="77777777" w:rsidR="00FA4301" w:rsidRDefault="00BC26C2">
      <w:pPr>
        <w:pStyle w:val="a6"/>
      </w:pPr>
      <w:r>
        <w:t xml:space="preserve">Author links open overlay </w:t>
      </w:r>
      <w:proofErr w:type="spellStart"/>
      <w:r>
        <w:t>panelHao</w:t>
      </w:r>
      <w:proofErr w:type="spellEnd"/>
      <w:r>
        <w:t xml:space="preserve"> Pu a b, </w:t>
      </w:r>
      <w:proofErr w:type="spellStart"/>
      <w:r>
        <w:t>Taoran</w:t>
      </w:r>
      <w:proofErr w:type="spellEnd"/>
      <w:r>
        <w:t xml:space="preserve"> Song a b, Paul </w:t>
      </w:r>
      <w:proofErr w:type="spellStart"/>
      <w:r>
        <w:t>Schonfeld</w:t>
      </w:r>
      <w:proofErr w:type="spellEnd"/>
      <w:r>
        <w:t xml:space="preserve"> c, Wei Li a b g, Hong Zhang a b g, </w:t>
      </w:r>
      <w:proofErr w:type="spellStart"/>
      <w:r>
        <w:t>Jianping</w:t>
      </w:r>
      <w:proofErr w:type="spellEnd"/>
      <w:r>
        <w:t xml:space="preserve"> Hu d, </w:t>
      </w:r>
      <w:proofErr w:type="spellStart"/>
      <w:r>
        <w:t>Xianbao</w:t>
      </w:r>
      <w:proofErr w:type="spellEnd"/>
      <w:r>
        <w:t xml:space="preserve"> Peng e, </w:t>
      </w:r>
      <w:proofErr w:type="spellStart"/>
      <w:r>
        <w:t>Jie</w:t>
      </w:r>
      <w:proofErr w:type="spellEnd"/>
      <w:r>
        <w:t xml:space="preserve"> Wang f g</w:t>
      </w:r>
    </w:p>
    <w:p w14:paraId="5D2305A3" w14:textId="77777777" w:rsidR="00FA4301" w:rsidRDefault="00FA4301">
      <w:pPr>
        <w:pStyle w:val="a6"/>
      </w:pPr>
    </w:p>
    <w:p w14:paraId="13BB9EC6" w14:textId="77777777" w:rsidR="00FA4301" w:rsidRDefault="00BC26C2">
      <w:pPr>
        <w:pStyle w:val="a6"/>
      </w:pPr>
      <w:r>
        <w:t>alternatives</w:t>
      </w:r>
    </w:p>
  </w:comment>
  <w:comment w:id="11" w:author="Administrator" w:date="2023-08-21T19:04:00Z" w:initials="A">
    <w:p w14:paraId="317DC3BA" w14:textId="77777777" w:rsidR="00FA4301" w:rsidRDefault="00BC26C2">
      <w:pPr>
        <w:pStyle w:val="a6"/>
      </w:pPr>
      <w:r>
        <w:rPr>
          <w:rFonts w:hint="eastAsia"/>
        </w:rPr>
        <w:t>此段</w:t>
      </w:r>
      <w:r>
        <w:t>找一篇比较新的文献，复制并修改别人对这</w:t>
      </w:r>
      <w:r>
        <w:rPr>
          <w:rFonts w:hint="eastAsia"/>
        </w:rPr>
        <w:t>几种</w:t>
      </w:r>
      <w:r>
        <w:t>方法的缺点的</w:t>
      </w:r>
      <w:r>
        <w:rPr>
          <w:rFonts w:hint="eastAsia"/>
        </w:rPr>
        <w:t>描述</w:t>
      </w:r>
    </w:p>
  </w:comment>
  <w:comment w:id="12" w:author="吴溜" w:date="2024-11-23T16:51:00Z" w:initials="">
    <w:p w14:paraId="3C47A75B" w14:textId="77777777" w:rsidR="00FA4301" w:rsidRDefault="00BC26C2">
      <w:pPr>
        <w:pStyle w:val="a6"/>
        <w:rPr>
          <w:rFonts w:ascii="宋体" w:eastAsia="宋体" w:hAnsi="宋体" w:cs="宋体"/>
          <w:sz w:val="24"/>
          <w:szCs w:val="24"/>
        </w:rPr>
      </w:pPr>
      <w:proofErr w:type="spellStart"/>
      <w:r>
        <w:rPr>
          <w:rFonts w:ascii="宋体" w:eastAsia="宋体" w:hAnsi="宋体" w:cs="宋体"/>
          <w:sz w:val="24"/>
          <w:szCs w:val="24"/>
        </w:rPr>
        <w:t>Smola</w:t>
      </w:r>
      <w:proofErr w:type="spellEnd"/>
      <w:r>
        <w:rPr>
          <w:rFonts w:ascii="宋体" w:eastAsia="宋体" w:hAnsi="宋体" w:cs="宋体"/>
          <w:sz w:val="24"/>
          <w:szCs w:val="24"/>
        </w:rPr>
        <w:t xml:space="preserve">, A. J., &amp; </w:t>
      </w:r>
      <w:proofErr w:type="spellStart"/>
      <w:r>
        <w:rPr>
          <w:rFonts w:ascii="宋体" w:eastAsia="宋体" w:hAnsi="宋体" w:cs="宋体"/>
          <w:sz w:val="24"/>
          <w:szCs w:val="24"/>
        </w:rPr>
        <w:t>Scholkopf</w:t>
      </w:r>
      <w:proofErr w:type="spellEnd"/>
      <w:r>
        <w:rPr>
          <w:rFonts w:ascii="宋体" w:eastAsia="宋体" w:hAnsi="宋体" w:cs="宋体"/>
          <w:sz w:val="24"/>
          <w:szCs w:val="24"/>
        </w:rPr>
        <w:t>, B. (2004). "A Tutorial on Support Vector Regression"</w:t>
      </w:r>
    </w:p>
    <w:p w14:paraId="002303CA" w14:textId="77777777" w:rsidR="00FA4301" w:rsidRDefault="00FA4301">
      <w:pPr>
        <w:pStyle w:val="a6"/>
        <w:rPr>
          <w:rFonts w:ascii="宋体" w:eastAsia="宋体" w:hAnsi="宋体" w:cs="宋体"/>
          <w:sz w:val="24"/>
          <w:szCs w:val="24"/>
        </w:rPr>
      </w:pPr>
    </w:p>
  </w:comment>
  <w:comment w:id="17" w:author="M" w:date="2024-11-19T15:56:00Z" w:initials="M">
    <w:p w14:paraId="00770721" w14:textId="77777777" w:rsidR="00FA4301" w:rsidRDefault="00BC26C2">
      <w:pPr>
        <w:pStyle w:val="a6"/>
      </w:pPr>
      <w:r>
        <w:rPr>
          <w:noProof/>
        </w:rPr>
        <w:drawing>
          <wp:inline distT="0" distB="0" distL="0" distR="0" wp14:anchorId="36D4F93D" wp14:editId="236A758C">
            <wp:extent cx="2948940" cy="2842260"/>
            <wp:effectExtent l="0" t="0" r="3810" b="15240"/>
            <wp:docPr id="1311600615"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0615" name="图片 1"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48940" cy="2842260"/>
                    </a:xfrm>
                    <a:prstGeom prst="rect">
                      <a:avLst/>
                    </a:prstGeom>
                  </pic:spPr>
                </pic:pic>
              </a:graphicData>
            </a:graphic>
          </wp:inline>
        </w:drawing>
      </w:r>
    </w:p>
  </w:comment>
  <w:comment w:id="18" w:author="吴溜" w:date="2024-11-23T19:01:00Z" w:initials="">
    <w:p w14:paraId="52B5EE40" w14:textId="77777777" w:rsidR="00FA4301" w:rsidRDefault="00BC26C2">
      <w:pPr>
        <w:pStyle w:val="a6"/>
        <w:rPr>
          <w:rFonts w:ascii="微软雅黑" w:eastAsia="微软雅黑" w:hAnsi="微软雅黑" w:cs="微软雅黑"/>
          <w:color w:val="222222"/>
          <w:shd w:val="clear" w:color="auto" w:fill="FBFBFB"/>
        </w:rPr>
      </w:pPr>
      <w:r>
        <w:rPr>
          <w:rFonts w:ascii="微软雅黑" w:eastAsia="微软雅黑" w:hAnsi="微软雅黑" w:cs="微软雅黑"/>
          <w:color w:val="222222"/>
          <w:shd w:val="clear" w:color="auto" w:fill="FBFBFB"/>
        </w:rPr>
        <w:t xml:space="preserve">He, </w:t>
      </w:r>
      <w:proofErr w:type="gramStart"/>
      <w:r>
        <w:rPr>
          <w:rFonts w:ascii="微软雅黑" w:eastAsia="微软雅黑" w:hAnsi="微软雅黑" w:cs="微软雅黑"/>
          <w:color w:val="222222"/>
          <w:shd w:val="clear" w:color="auto" w:fill="FBFBFB"/>
        </w:rPr>
        <w:t>Wei ,</w:t>
      </w:r>
      <w:proofErr w:type="gramEnd"/>
      <w:r>
        <w:rPr>
          <w:rFonts w:ascii="微软雅黑" w:eastAsia="微软雅黑" w:hAnsi="微软雅黑" w:cs="微软雅黑"/>
          <w:color w:val="222222"/>
          <w:shd w:val="clear" w:color="auto" w:fill="FBFBFB"/>
        </w:rPr>
        <w:t xml:space="preserve"> et al. "A novel improvement of Kriging surrogate model."</w:t>
      </w:r>
      <w:r>
        <w:rPr>
          <w:rFonts w:ascii="微软雅黑" w:eastAsia="微软雅黑" w:hAnsi="微软雅黑" w:cs="微软雅黑" w:hint="eastAsia"/>
          <w:color w:val="222222"/>
          <w:shd w:val="clear" w:color="auto" w:fill="FBFBFB"/>
        </w:rPr>
        <w:t> </w:t>
      </w:r>
      <w:r>
        <w:rPr>
          <w:rFonts w:ascii="微软雅黑" w:eastAsia="微软雅黑" w:hAnsi="微软雅黑" w:cs="微软雅黑" w:hint="eastAsia"/>
          <w:i/>
          <w:iCs/>
          <w:color w:val="222222"/>
          <w:shd w:val="clear" w:color="auto" w:fill="FBFBFB"/>
        </w:rPr>
        <w:t>Aircraft Engineering and Aerospace Technology</w:t>
      </w:r>
      <w:r>
        <w:rPr>
          <w:rFonts w:ascii="微软雅黑" w:eastAsia="微软雅黑" w:hAnsi="微软雅黑" w:cs="微软雅黑" w:hint="eastAsia"/>
          <w:color w:val="222222"/>
          <w:shd w:val="clear" w:color="auto" w:fill="FBFBFB"/>
        </w:rPr>
        <w:t> 91.7(2019):994-1001.</w:t>
      </w:r>
    </w:p>
    <w:p w14:paraId="6EAB612F" w14:textId="77777777" w:rsidR="00FA4301" w:rsidRDefault="00BC26C2">
      <w:pPr>
        <w:pStyle w:val="a6"/>
        <w:rPr>
          <w:rFonts w:ascii="微软雅黑" w:eastAsia="微软雅黑" w:hAnsi="微软雅黑" w:cs="微软雅黑"/>
          <w:color w:val="222222"/>
          <w:shd w:val="clear" w:color="auto" w:fill="FBFBFB"/>
        </w:rPr>
      </w:pPr>
      <w:r>
        <w:rPr>
          <w:rFonts w:ascii="微软雅黑" w:eastAsia="微软雅黑" w:hAnsi="微软雅黑" w:cs="微软雅黑" w:hint="eastAsia"/>
          <w:color w:val="222222"/>
          <w:shd w:val="clear" w:color="auto" w:fill="FBFBFB"/>
        </w:rPr>
        <w:t>提出以</w:t>
      </w:r>
      <w:r>
        <w:rPr>
          <w:rFonts w:ascii="Arial" w:eastAsia="Arial" w:hAnsi="Arial" w:cs="Arial"/>
          <w:color w:val="000000"/>
          <w:sz w:val="24"/>
          <w:szCs w:val="24"/>
          <w:shd w:val="clear" w:color="auto" w:fill="FFFFFF"/>
        </w:rPr>
        <w:t>一种基于粒子群优化 （PSO） 算法优化器的方法，以提高 Kriging 代理模型的效率。设计/方法/方法 PSO 首先用于确定最佳趋势函数组，然后优化相关参数。</w:t>
      </w:r>
    </w:p>
  </w:comment>
  <w:comment w:id="19" w:author="Administrator" w:date="2023-08-23T15:58:00Z" w:initials="A">
    <w:p w14:paraId="53616957" w14:textId="77777777" w:rsidR="00FA4301" w:rsidRDefault="00BC26C2">
      <w:pPr>
        <w:pStyle w:val="a6"/>
      </w:pPr>
      <w:r>
        <w:rPr>
          <w:rFonts w:hint="eastAsia"/>
        </w:rPr>
        <w:t>调查</w:t>
      </w:r>
      <w:r>
        <w:t>一下文献，这</w:t>
      </w:r>
      <w:r>
        <w:rPr>
          <w:rFonts w:hint="eastAsia"/>
        </w:rPr>
        <w:t>是</w:t>
      </w:r>
      <w:r>
        <w:t>不是创新</w:t>
      </w:r>
      <w:r>
        <w:rPr>
          <w:rFonts w:hint="eastAsia"/>
        </w:rPr>
        <w:t>，</w:t>
      </w:r>
      <w:r>
        <w:t>别人用过？</w:t>
      </w:r>
    </w:p>
  </w:comment>
  <w:comment w:id="20" w:author="M" w:date="2024-11-19T21:31:00Z" w:initials="M">
    <w:p w14:paraId="7D3DDA29" w14:textId="77777777" w:rsidR="00FA4301" w:rsidRDefault="00BC26C2">
      <w:pPr>
        <w:pStyle w:val="a6"/>
      </w:pPr>
      <w:r>
        <w:rPr>
          <w:rFonts w:hint="eastAsia"/>
        </w:rPr>
        <w:t>核对本</w:t>
      </w:r>
      <w:proofErr w:type="gramStart"/>
      <w:r>
        <w:rPr>
          <w:rFonts w:hint="eastAsia"/>
        </w:rPr>
        <w:t>段是否</w:t>
      </w:r>
      <w:proofErr w:type="gramEnd"/>
      <w:r>
        <w:rPr>
          <w:rFonts w:hint="eastAsia"/>
        </w:rPr>
        <w:t>有遗漏、是否对？参数是否都有说明？并考虑本文后文有再次提及的才保留。</w:t>
      </w:r>
    </w:p>
  </w:comment>
  <w:comment w:id="21" w:author="M" w:date="2024-11-17T19:33:00Z" w:initials="M">
    <w:p w14:paraId="5D935F39" w14:textId="77777777" w:rsidR="00FA4301" w:rsidRDefault="00BC26C2">
      <w:pPr>
        <w:pStyle w:val="a6"/>
      </w:pPr>
      <w:r>
        <w:rPr>
          <w:rFonts w:hint="eastAsia"/>
        </w:rPr>
        <w:t>在数据准备阶段，首先需要根据设计变量个数与变化范围，对各设计变量进行试验设计，确定设计空间内采样点的位置。</w:t>
      </w:r>
    </w:p>
    <w:p w14:paraId="79B8F209" w14:textId="77777777" w:rsidR="00FA4301" w:rsidRDefault="00BC26C2">
      <w:pPr>
        <w:pStyle w:val="a6"/>
      </w:pPr>
      <w:r>
        <w:rPr>
          <w:rFonts w:hint="eastAsia"/>
        </w:rPr>
        <w:t>当采用代理模型对一个未知点进行预测时，该未知点与采样点距离越近，预测值越准确。</w:t>
      </w:r>
    </w:p>
    <w:p w14:paraId="472A30E4" w14:textId="77777777" w:rsidR="00FA4301" w:rsidRDefault="00BC26C2">
      <w:pPr>
        <w:pStyle w:val="a6"/>
      </w:pPr>
      <w:r>
        <w:rPr>
          <w:rFonts w:hint="eastAsia"/>
        </w:rPr>
        <w:t xml:space="preserve">因此，当采样点在空间内分布均匀时，代理模型在设计空间内任意位置具有相似的预测精度。 </w:t>
      </w:r>
    </w:p>
    <w:p w14:paraId="38A26AC7" w14:textId="77777777" w:rsidR="00FA4301" w:rsidRDefault="00BC26C2">
      <w:pPr>
        <w:pStyle w:val="a6"/>
      </w:pPr>
      <w:r>
        <w:rPr>
          <w:rFonts w:hint="eastAsia"/>
        </w:rPr>
        <w:t>根据样本点位置与数量的不同，试验设计方法可分为全因子试验设计、中心复合试验设计、Box-Behnken 试验设计与</w:t>
      </w:r>
      <w:proofErr w:type="gramStart"/>
      <w:r>
        <w:rPr>
          <w:rFonts w:hint="eastAsia"/>
        </w:rPr>
        <w:t>拉丁超立方</w:t>
      </w:r>
      <w:proofErr w:type="gramEnd"/>
      <w:r>
        <w:rPr>
          <w:rFonts w:hint="eastAsia"/>
        </w:rPr>
        <w:t xml:space="preserve">试验设计（Latin </w:t>
      </w:r>
      <w:proofErr w:type="spellStart"/>
      <w:r>
        <w:rPr>
          <w:rFonts w:hint="eastAsia"/>
        </w:rPr>
        <w:t>hypercubesampling</w:t>
      </w:r>
      <w:proofErr w:type="spellEnd"/>
      <w:r>
        <w:rPr>
          <w:rFonts w:hint="eastAsia"/>
        </w:rPr>
        <w:t>, LHS）。</w:t>
      </w:r>
    </w:p>
    <w:p w14:paraId="7A22CC17" w14:textId="77777777" w:rsidR="00FA4301" w:rsidRDefault="00BC26C2">
      <w:pPr>
        <w:pStyle w:val="a6"/>
      </w:pPr>
      <w:r>
        <w:rPr>
          <w:rFonts w:hint="eastAsia"/>
        </w:rPr>
        <w:t>其中，LHS 方法是目前应用最为广泛的抽样设计方法之一[98]，该方法将设计空间按照维数划分为多个相同大小的超立方体，在每个立方体内采样一次，并保证采样点在每个维度下，每一列和每一行中的立方体中只存在一个采样点。从而保证了样本点在每个维度下的投影是均匀分布的，</w:t>
      </w:r>
    </w:p>
  </w:comment>
  <w:comment w:id="22" w:author="M" w:date="2024-11-17T19:35:00Z" w:initials="M">
    <w:p w14:paraId="0A8352C3" w14:textId="77777777" w:rsidR="00FA4301" w:rsidRDefault="00BC26C2">
      <w:pPr>
        <w:pStyle w:val="a6"/>
      </w:pPr>
      <w:proofErr w:type="gramStart"/>
      <w:r>
        <w:rPr>
          <w:rFonts w:hint="eastAsia"/>
        </w:rPr>
        <w:t>98:J.</w:t>
      </w:r>
      <w:proofErr w:type="gramEnd"/>
      <w:r>
        <w:rPr>
          <w:rFonts w:hint="eastAsia"/>
        </w:rPr>
        <w:t xml:space="preserve"> L. Deutsch, C. V. Deutsch. Latin hypercube sampling with multidimensional uniformity. Journal of Statistical Planning and Inference, 2012, 142(3): 763-772. </w:t>
      </w:r>
    </w:p>
  </w:comment>
  <w:comment w:id="39" w:author="吴溜" w:date="2024-11-23T19:15:00Z" w:initials="">
    <w:p w14:paraId="6AA52B7D" w14:textId="77777777" w:rsidR="00FA4301" w:rsidRDefault="00BC26C2">
      <w:pPr>
        <w:widowControl/>
        <w:spacing w:beforeAutospacing="1" w:afterAutospacing="1"/>
        <w:ind w:left="360"/>
      </w:pPr>
      <w:r>
        <w:rPr>
          <w:rFonts w:hint="eastAsia"/>
        </w:rPr>
        <w:t>F</w:t>
      </w:r>
      <w:r>
        <w:t xml:space="preserve">ang, K. T., Lin, D. K. J., Winker, P., &amp; Zhang, Y. (2000). </w:t>
      </w:r>
      <w:r>
        <w:rPr>
          <w:rStyle w:val="af8"/>
        </w:rPr>
        <w:t>Uniform design: Theory and application</w:t>
      </w:r>
      <w:r>
        <w:t xml:space="preserve">. </w:t>
      </w:r>
      <w:proofErr w:type="spellStart"/>
      <w:r>
        <w:t>Technometrics</w:t>
      </w:r>
      <w:proofErr w:type="spellEnd"/>
      <w:r>
        <w:t>, 42(3), 237–248. DOI: 10.1080/00401706.2000.10486045</w:t>
      </w:r>
    </w:p>
  </w:comment>
  <w:comment w:id="42" w:author="吴溜" w:date="2024-11-23T19:15:00Z" w:initials="">
    <w:p w14:paraId="6D8776A8" w14:textId="77777777" w:rsidR="00FA4301" w:rsidRDefault="00BC26C2">
      <w:pPr>
        <w:widowControl/>
        <w:spacing w:beforeAutospacing="1" w:afterAutospacing="1"/>
        <w:ind w:left="360"/>
      </w:pPr>
      <w:r>
        <w:t xml:space="preserve">McKay, M. D., Beckman, R. J., &amp; Conover, W. J. (1979). </w:t>
      </w:r>
      <w:r>
        <w:rPr>
          <w:rStyle w:val="af8"/>
        </w:rPr>
        <w:t>A Comparison of Three Methods for Selecting Values of Input Variables in the Analysis of Output from a Computer Code</w:t>
      </w:r>
      <w:r>
        <w:t xml:space="preserve">. </w:t>
      </w:r>
      <w:proofErr w:type="spellStart"/>
      <w:r>
        <w:t>Technometrics</w:t>
      </w:r>
      <w:proofErr w:type="spellEnd"/>
      <w:r>
        <w:t>, 21(2), 239–245. DOI: 10.1080/00401706.1979.10489755</w:t>
      </w:r>
    </w:p>
    <w:p w14:paraId="08A74806" w14:textId="77777777" w:rsidR="00FA4301" w:rsidRDefault="00FA4301">
      <w:pPr>
        <w:pStyle w:val="a6"/>
      </w:pPr>
    </w:p>
  </w:comment>
  <w:comment w:id="72" w:author="吴溜" w:date="2024-11-25T13:57:00Z" w:initials="">
    <w:p w14:paraId="76C0640D" w14:textId="77777777" w:rsidR="00FA4301" w:rsidRDefault="00BC26C2">
      <w:pPr>
        <w:pStyle w:val="a6"/>
      </w:pPr>
      <w:r>
        <w:rPr>
          <w:rFonts w:hint="eastAsia"/>
        </w:rPr>
        <w:t>改为二维，</w:t>
      </w:r>
      <w:proofErr w:type="gramStart"/>
      <w:r>
        <w:rPr>
          <w:rFonts w:hint="eastAsia"/>
        </w:rPr>
        <w:t>并附图像</w:t>
      </w:r>
      <w:proofErr w:type="gramEnd"/>
      <w:r>
        <w:rPr>
          <w:rFonts w:hint="eastAsia"/>
        </w:rPr>
        <w:t>，进一步推导到三维公式，再衔接n维</w:t>
      </w:r>
    </w:p>
  </w:comment>
  <w:comment w:id="321" w:author="吴溜" w:date="2024-12-03T17:13:00Z" w:initials="">
    <w:p w14:paraId="4C4AB9BC" w14:textId="77777777" w:rsidR="00FA4301" w:rsidRDefault="00BC26C2">
      <w:pPr>
        <w:pStyle w:val="a6"/>
      </w:pPr>
      <w:r>
        <w:rPr>
          <w:rFonts w:hint="eastAsia"/>
        </w:rPr>
        <w:t>证明过程</w:t>
      </w:r>
    </w:p>
    <w:p w14:paraId="453816FA" w14:textId="77777777" w:rsidR="00FA4301" w:rsidRDefault="00BC26C2">
      <w:pPr>
        <w:pStyle w:val="a6"/>
      </w:pPr>
      <w:r>
        <w:rPr>
          <w:rFonts w:hint="eastAsia"/>
        </w:rPr>
        <w:t>尝试在二维三维以及</w:t>
      </w:r>
    </w:p>
  </w:comment>
  <w:comment w:id="416" w:author="M" w:date="2024-11-19T22:40:00Z" w:initials="M">
    <w:p w14:paraId="3CB33A80" w14:textId="77777777" w:rsidR="00FA4301" w:rsidRDefault="00BC26C2">
      <w:pPr>
        <w:pStyle w:val="a6"/>
      </w:pPr>
      <w:r>
        <w:rPr>
          <w:rFonts w:hint="eastAsia"/>
        </w:rPr>
        <w:t>这段讲的不够详细，没有涉及具体的问题？修改补充上面这段。</w:t>
      </w:r>
    </w:p>
  </w:comment>
  <w:comment w:id="424" w:author="M" w:date="2024-11-19T22:32:00Z" w:initials="M">
    <w:p w14:paraId="7D4D397B" w14:textId="77777777" w:rsidR="00FA4301" w:rsidRDefault="00BC26C2">
      <w:pPr>
        <w:pStyle w:val="a6"/>
      </w:pPr>
      <w:r>
        <w:rPr>
          <w:rFonts w:hint="eastAsia"/>
        </w:rPr>
        <w:t>【基于混合加点准则的代理模型优化设计方法】</w:t>
      </w:r>
    </w:p>
  </w:comment>
  <w:comment w:id="443" w:author="M" w:date="2024-11-19T22:32:00Z" w:initials="M">
    <w:p w14:paraId="20E3F1C8" w14:textId="77777777" w:rsidR="00FA4301" w:rsidRDefault="00BC26C2">
      <w:pPr>
        <w:pStyle w:val="a6"/>
      </w:pPr>
      <w:r>
        <w:rPr>
          <w:rFonts w:hint="eastAsia"/>
        </w:rPr>
        <w:t>【基于混合加点准则的代理模型优化设计方法】</w:t>
      </w:r>
    </w:p>
  </w:comment>
  <w:comment w:id="717" w:author="M" w:date="2024-11-20T09:38:00Z" w:initials="M">
    <w:p w14:paraId="63BF40FF" w14:textId="77777777" w:rsidR="00FA4301" w:rsidRDefault="00BC26C2">
      <w:pPr>
        <w:pStyle w:val="a6"/>
      </w:pPr>
      <w:r>
        <w:rPr>
          <w:rFonts w:hint="eastAsia"/>
          <w:highlight w:val="yellow"/>
        </w:rPr>
        <w:t>（</w:t>
      </w:r>
      <w:r>
        <w:rPr>
          <w:rFonts w:hint="eastAsia"/>
          <w:color w:val="7030A0"/>
          <w:highlight w:val="yellow"/>
        </w:rPr>
        <w:t>这段补充一下基本思路</w:t>
      </w:r>
      <w:r>
        <w:rPr>
          <w:rFonts w:hint="eastAsia"/>
          <w:highlight w:val="yellow"/>
        </w:rPr>
        <w:t>）</w:t>
      </w:r>
    </w:p>
  </w:comment>
  <w:comment w:id="786" w:author="昌楠" w:date="2024-12-29T22:32:00Z" w:initials="昌楠">
    <w:p w14:paraId="12D10A52" w14:textId="77777777" w:rsidR="00FA4301" w:rsidRDefault="00BC26C2">
      <w:pPr>
        <w:pStyle w:val="a6"/>
      </w:pPr>
      <w:r>
        <w:t>[1]李正良,彭思思,王涛.基于混合加点准则的代理模型优化设计方法[J].工程力学, 2022, 39(1):</w:t>
      </w:r>
      <w:proofErr w:type="gramStart"/>
      <w:r>
        <w:t>7.DOI:10.6052/j.issn</w:t>
      </w:r>
      <w:proofErr w:type="gramEnd"/>
      <w:r>
        <w:t>.1000-4750.2020.12.0925.</w:t>
      </w:r>
    </w:p>
  </w:comment>
  <w:comment w:id="800" w:author="吴溜" w:date="2025-04-20T21:10:00Z" w:initials="">
    <w:p w14:paraId="61C24E9A" w14:textId="77777777" w:rsidR="00FA4301" w:rsidRDefault="00BC26C2">
      <w:pPr>
        <w:pStyle w:val="a6"/>
      </w:pPr>
      <w:r>
        <w:rPr>
          <w:rFonts w:hint="eastAsia"/>
        </w:rPr>
        <w:t>及早使用EI，确定阶段前中后期的确定方法</w:t>
      </w:r>
    </w:p>
  </w:comment>
  <w:comment w:id="825" w:author="吴溜" w:date="2024-11-25T13:57:00Z" w:initials="">
    <w:p w14:paraId="5527DB0C" w14:textId="77777777" w:rsidR="00FA4301" w:rsidRDefault="00BC26C2">
      <w:pPr>
        <w:pStyle w:val="a6"/>
      </w:pPr>
      <w:r>
        <w:rPr>
          <w:rFonts w:hint="eastAsia"/>
        </w:rPr>
        <w:t>写得有说服力，太单薄了，多用点别的函数，凸显优越性</w:t>
      </w:r>
    </w:p>
    <w:p w14:paraId="3861CEFF" w14:textId="77777777" w:rsidR="00FA4301" w:rsidRDefault="00FA4301">
      <w:pPr>
        <w:pStyle w:val="a6"/>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B7259C" w15:done="0"/>
  <w15:commentEx w15:paraId="32600A1E" w15:done="0"/>
  <w15:commentEx w15:paraId="20C771B2" w15:done="0"/>
  <w15:commentEx w15:paraId="2CF61B2F" w15:done="0"/>
  <w15:commentEx w15:paraId="04B2F0BC" w15:done="0"/>
  <w15:commentEx w15:paraId="6C2C9E75" w15:done="0"/>
  <w15:commentEx w15:paraId="00D65326" w15:done="0"/>
  <w15:commentEx w15:paraId="13BB9EC6" w15:done="0"/>
  <w15:commentEx w15:paraId="317DC3BA" w15:done="0"/>
  <w15:commentEx w15:paraId="002303CA" w15:done="0"/>
  <w15:commentEx w15:paraId="00770721" w15:done="0"/>
  <w15:commentEx w15:paraId="6EAB612F" w15:done="0"/>
  <w15:commentEx w15:paraId="53616957" w15:done="0"/>
  <w15:commentEx w15:paraId="7D3DDA29" w15:done="0"/>
  <w15:commentEx w15:paraId="7A22CC17" w15:done="0"/>
  <w15:commentEx w15:paraId="0A8352C3" w15:paraIdParent="7A22CC17" w15:done="0"/>
  <w15:commentEx w15:paraId="6AA52B7D" w15:done="0"/>
  <w15:commentEx w15:paraId="08A74806" w15:done="0"/>
  <w15:commentEx w15:paraId="76C0640D" w15:done="0"/>
  <w15:commentEx w15:paraId="453816FA" w15:done="0"/>
  <w15:commentEx w15:paraId="3CB33A80" w15:done="0"/>
  <w15:commentEx w15:paraId="7D4D397B" w15:done="0"/>
  <w15:commentEx w15:paraId="20E3F1C8" w15:done="0"/>
  <w15:commentEx w15:paraId="63BF40FF" w15:done="0"/>
  <w15:commentEx w15:paraId="12D10A52" w15:done="0"/>
  <w15:commentEx w15:paraId="61C24E9A" w15:done="0"/>
  <w15:commentEx w15:paraId="3861CE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B7259C" w16cid:durableId="2C4DE99D"/>
  <w16cid:commentId w16cid:paraId="32600A1E" w16cid:durableId="2C4DE99E"/>
  <w16cid:commentId w16cid:paraId="20C771B2" w16cid:durableId="2C4DE99F"/>
  <w16cid:commentId w16cid:paraId="2CF61B2F" w16cid:durableId="2C4DE9A0"/>
  <w16cid:commentId w16cid:paraId="04B2F0BC" w16cid:durableId="2C4DE9A1"/>
  <w16cid:commentId w16cid:paraId="6C2C9E75" w16cid:durableId="2C4DE9A2"/>
  <w16cid:commentId w16cid:paraId="00D65326" w16cid:durableId="2C4DE9A3"/>
  <w16cid:commentId w16cid:paraId="13BB9EC6" w16cid:durableId="2C4DE9A4"/>
  <w16cid:commentId w16cid:paraId="317DC3BA" w16cid:durableId="2C4DE9A5"/>
  <w16cid:commentId w16cid:paraId="002303CA" w16cid:durableId="2C4DE9A6"/>
  <w16cid:commentId w16cid:paraId="00770721" w16cid:durableId="2C4DE9A7"/>
  <w16cid:commentId w16cid:paraId="6EAB612F" w16cid:durableId="2C4DE9A8"/>
  <w16cid:commentId w16cid:paraId="53616957" w16cid:durableId="2C4DE9A9"/>
  <w16cid:commentId w16cid:paraId="7D3DDA29" w16cid:durableId="2C4DE9AA"/>
  <w16cid:commentId w16cid:paraId="7A22CC17" w16cid:durableId="2C4DE9AB"/>
  <w16cid:commentId w16cid:paraId="0A8352C3" w16cid:durableId="2C4DE9AC"/>
  <w16cid:commentId w16cid:paraId="6AA52B7D" w16cid:durableId="2C4DE9AD"/>
  <w16cid:commentId w16cid:paraId="08A74806" w16cid:durableId="2C4DE9AE"/>
  <w16cid:commentId w16cid:paraId="76C0640D" w16cid:durableId="2C4DE9AF"/>
  <w16cid:commentId w16cid:paraId="453816FA" w16cid:durableId="2C4DE9B0"/>
  <w16cid:commentId w16cid:paraId="3CB33A80" w16cid:durableId="2C4DE9B1"/>
  <w16cid:commentId w16cid:paraId="7D4D397B" w16cid:durableId="2C4DE9B2"/>
  <w16cid:commentId w16cid:paraId="20E3F1C8" w16cid:durableId="2C4DE9B3"/>
  <w16cid:commentId w16cid:paraId="63BF40FF" w16cid:durableId="2C4DE9B4"/>
  <w16cid:commentId w16cid:paraId="12D10A52" w16cid:durableId="2C4DE9B5"/>
  <w16cid:commentId w16cid:paraId="61C24E9A" w16cid:durableId="2C4DE9B6"/>
  <w16cid:commentId w16cid:paraId="3861CEFF" w16cid:durableId="2C4DE9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FFCF1" w14:textId="77777777" w:rsidR="00A93B3D" w:rsidRDefault="00A93B3D" w:rsidP="003B29C6">
      <w:r>
        <w:separator/>
      </w:r>
    </w:p>
  </w:endnote>
  <w:endnote w:type="continuationSeparator" w:id="0">
    <w:p w14:paraId="21B4C870" w14:textId="77777777" w:rsidR="00A93B3D" w:rsidRDefault="00A93B3D" w:rsidP="003B2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Adobe 黑体 Std R">
    <w:altName w:val="华文楷体"/>
    <w:charset w:val="86"/>
    <w:family w:val="swiss"/>
    <w:pitch w:val="default"/>
    <w:sig w:usb0="00000000" w:usb1="00000000" w:usb2="00000016" w:usb3="00000000" w:csb0="000600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仿宋_GB2312">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AE441" w14:textId="77777777" w:rsidR="00A93B3D" w:rsidRDefault="00A93B3D" w:rsidP="003B29C6">
      <w:r>
        <w:separator/>
      </w:r>
    </w:p>
  </w:footnote>
  <w:footnote w:type="continuationSeparator" w:id="0">
    <w:p w14:paraId="687AE212" w14:textId="77777777" w:rsidR="00A93B3D" w:rsidRDefault="00A93B3D" w:rsidP="003B2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F251D"/>
    <w:multiLevelType w:val="multilevel"/>
    <w:tmpl w:val="181F251D"/>
    <w:lvl w:ilvl="0">
      <w:start w:val="1"/>
      <w:numFmt w:val="decimal"/>
      <w:pStyle w:val="1"/>
      <w:lvlText w:val="%1."/>
      <w:lvlJc w:val="left"/>
      <w:pPr>
        <w:ind w:left="420" w:hanging="420"/>
      </w:pPr>
      <w:rPr>
        <w:rFonts w:hint="eastAsia"/>
      </w:rPr>
    </w:lvl>
    <w:lvl w:ilvl="1">
      <w:start w:val="1"/>
      <w:numFmt w:val="decimal"/>
      <w:pStyle w:val="2"/>
      <w:lvlText w:val="%1.%2."/>
      <w:lvlJc w:val="left"/>
      <w:pPr>
        <w:tabs>
          <w:tab w:val="left" w:pos="170"/>
        </w:tabs>
        <w:ind w:left="284" w:hanging="114"/>
      </w:pPr>
      <w:rPr>
        <w:rFonts w:ascii="Times New Roman" w:eastAsia="宋体" w:hAnsi="Times New Roman" w:hint="default"/>
        <w:b w:val="0"/>
        <w:i w:val="0"/>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5535DCE"/>
    <w:multiLevelType w:val="multilevel"/>
    <w:tmpl w:val="35535DCE"/>
    <w:lvl w:ilvl="0">
      <w:start w:val="1"/>
      <w:numFmt w:val="decimal"/>
      <w:pStyle w:val="a"/>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D7C711A"/>
    <w:multiLevelType w:val="hybridMultilevel"/>
    <w:tmpl w:val="6A00F528"/>
    <w:lvl w:ilvl="0" w:tplc="A4AE16D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
    <w15:presenceInfo w15:providerId="None" w15:userId="M"/>
  </w15:person>
  <w15:person w15:author="Administrator">
    <w15:presenceInfo w15:providerId="None" w15:userId="Administrator"/>
  </w15:person>
  <w15:person w15:author="昌楠">
    <w15:presenceInfo w15:providerId="Windows Live" w15:userId="1b2fea73cb88e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spaceForUL/>
    <w:doNotExpandShiftReturn/>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0MDU2NLI0NjcwNTJR0lEKTi0uzszPAykwqwUAbAWYTSwAAAA="/>
    <w:docVar w:name="commondata" w:val="eyJoZGlkIjoiNjdiYjc1ZjkyMDZmYjI0ZjNkMWZiNTFjZjUwYjk5OTYifQ=="/>
    <w:docVar w:name="NE.Ref{074A1831-6B30-4421-9A11-29419D14C516}" w:val=" ADDIN NE.Ref.{074A1831-6B30-4421-9A11-29419D14C516}&lt;Citation&gt;&lt;Group&gt;&lt;References&gt;&lt;Item&gt;&lt;ID&gt;555&lt;/ID&gt;&lt;UID&gt;{EF8D8276-5A98-4C37-B47E-65372362CEC4}&lt;/UID&gt;&lt;Title&gt;Prescreening and Repairing in a Genetic Algorithm for Highway Alignment Optimization&lt;/Title&gt;&lt;Template&gt;Journal Article&lt;/Template&gt;&lt;Star&gt;0&lt;/Star&gt;&lt;Tag&gt;0&lt;/Tag&gt;&lt;Author&gt;Kang, M W; Schonfeld, P; Yang, N&lt;/Author&gt;&lt;Year&gt;2009&lt;/Year&gt;&lt;Details&gt;&lt;_accessed&gt;64936500&lt;/_accessed&gt;&lt;_alternate_title&gt;COMPUTER-AIDED CIVIL AND INFRASTRUCTURE ENGINEERING&lt;/_alternate_title&gt;&lt;_collection_scope&gt;SCIE;EI&lt;/_collection_scope&gt;&lt;_created&gt;64936498&lt;/_created&gt;&lt;_custom1&gt;Kang等[36]对线形优化的计算时间分解，得出的结论是，大部分模型计算时间花费在详细的评估程序上&lt;/_custom1&gt;&lt;_date&gt;2009-01-01&lt;/_date&gt;&lt;_date_display&gt;2009&lt;/_date_display&gt;&lt;_doi&gt;10.1111/j.1467-8667.2008.00574.x&lt;/_doi&gt;&lt;_impact_factor&gt;  10.066&lt;/_impact_factor&gt;&lt;_isbn&gt;1093-9687&lt;/_isbn&gt;&lt;_issue&gt;2&lt;/_issue&gt;&lt;_journal&gt;COMPUTER-AIDED CIVIL AND INFRASTRUCTURE ENGINEERING&lt;/_journal&gt;&lt;_modified&gt;64936500&lt;/_modified&gt;&lt;_pages&gt;109-119&lt;/_pages&gt;&lt;_social_category&gt;工程技术(1)&lt;/_social_category&gt;&lt;_volume&gt;24&lt;/_volume&gt;&lt;/Details&gt;&lt;Extra&gt;&lt;DBUID&gt;{F96A950B-833F-4880-A151-76DA2D6A2879}&lt;/DBUID&gt;&lt;/Extra&gt;&lt;/Item&gt;&lt;/References&gt;&lt;/Group&gt;&lt;/Citation&gt;_x000a_"/>
    <w:docVar w:name="NE.Ref{0BD1968D-74FD-46D3-AE4F-4E54E261B513}" w:val=" ADDIN NE.Ref.{0BD1968D-74FD-46D3-AE4F-4E54E261B513}&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1C95FB7B-7195-4B9F-AFEE-C809434544B5}" w:val=" ADDIN NE.Ref.{1C95FB7B-7195-4B9F-AFEE-C809434544B5}&lt;Citation&gt;&lt;Group&gt;&lt;References&gt;&lt;Item&gt;&lt;ID&gt;574&lt;/ID&gt;&lt;UID&gt;{454E04E3-E8CD-468C-A4DB-AB59835FD187}&lt;/UID&gt;&lt;Title&gt;Bi-objective optimization for road vertical alignment design&lt;/Title&gt;&lt;Template&gt;Journal Article&lt;/Template&gt;&lt;Star&gt;0&lt;/Star&gt;&lt;Tag&gt;0&lt;/Tag&gt;&lt;Author&gt;Akhmet, A; Hare, W; Lucet, Y&lt;/Author&gt;&lt;Year&gt;2022&lt;/Year&gt;&lt;Details&gt;&lt;_alternate_title&gt;COMPUTERS &amp;amp; OPERATIONS RESEARCH&lt;/_alternate_title&gt;&lt;_date_display&gt;2022&lt;/_date_display&gt;&lt;_date&gt;2022-01-01&lt;/_date&gt;&lt;_doi&gt;10.1016/j.cor.2022.105764&lt;/_doi&gt;&lt;_isbn&gt;0305-0548&lt;/_isbn&gt;&lt;_journal&gt;COMPUTERS &amp;amp; OPERATIONS RESEARCH&lt;/_journal&gt;&lt;_volume&gt;143&lt;/_volume&gt;&lt;_created&gt;65018239&lt;/_created&gt;&lt;_modified&gt;65018239&lt;/_modified&gt;&lt;_impact_factor&gt;   5.159&lt;/_impact_factor&gt;&lt;_social_category&gt;计算机：跨学科应用(2) &amp;amp; 工程：工业(2) &amp;amp; 运筹学与管理科学(2)&lt;/_social_category&gt;&lt;_collection_scope&gt;SCIE;EI&lt;/_collection_scope&gt;&lt;/Details&gt;&lt;Extra&gt;&lt;DBUID&gt;{F96A950B-833F-4880-A151-76DA2D6A2879}&lt;/DBUID&gt;&lt;/Extra&gt;&lt;/Item&gt;&lt;/References&gt;&lt;/Group&gt;&lt;/Citation&gt;_x000a_"/>
    <w:docVar w:name="NE.Ref{217F2A9B-2F14-4AAD-9DB8-1E781CB36705}" w:val=" ADDIN NE.Ref.{217F2A9B-2F14-4AAD-9DB8-1E781CB36705}&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22C459C8-EE8C-4FB5-B790-F7BF1ABE701C}" w:val=" ADDIN NE.Ref.{22C459C8-EE8C-4FB5-B790-F7BF1ABE701C}&lt;Citation&gt;&lt;Group&gt;&lt;References&gt;&lt;Item&gt;&lt;ID&gt;547&lt;/ID&gt;&lt;UID&gt;{9EB71339-A8B2-4033-9A01-8578B761AF1C}&lt;/UID&gt;&lt;Title&gt;Determination of gradient and curvature constrained optimal paths&lt;/Title&gt;&lt;Template&gt;Journal Article&lt;/Template&gt;&lt;Star&gt;0&lt;/Star&gt;&lt;Tag&gt;0&lt;/Tag&gt;&lt;Author&gt;de Smith, M J&lt;/Author&gt;&lt;Year&gt;2006&lt;/Year&gt;&lt;Details&gt;&lt;_accessed&gt;64936464&lt;/_accessed&gt;&lt;_alternate_title&gt;COMPUTER-AIDED CIVIL AND INFRASTRUCTURE ENGINEERING&lt;/_alternate_title&gt;&lt;_author_adr&gt;UCL, Ctr Adv Spatial Anal, London, England&lt;/_author_adr&gt;&lt;_collection_scope&gt;SCIE;EI&lt;/_collection_scope&gt;&lt;_created&gt;64936463&lt;/_created&gt;&lt;_custom1&gt;Smith[17]将数字图像处理中的距离变换方法(Distance Transform, DT)引入铁路线路的智能搜索，提出了一种梯度约束距离变换方法来解决最优路径问题&lt;/_custom1&gt;&lt;_date&gt;2006-01-01&lt;/_date&gt;&lt;_date_display&gt;2006&lt;/_date_display&gt;&lt;_doi&gt;10.1111/j.1467-8667.2005.00414.x&lt;/_doi&gt;&lt;_impact_factor&gt;  10.066&lt;/_impact_factor&gt;&lt;_isbn&gt;1093-9687&lt;/_isbn&gt;&lt;_issue&gt;1&lt;/_issue&gt;&lt;_journal&gt;COMPUTER-AIDED CIVIL AND INFRASTRUCTURE ENGINEERING&lt;/_journal&gt;&lt;_keywords&gt;EUCLIDEAN DISTANCE TRANSFORM; ALGORITHMS; LATTICE&lt;/_keywords&gt;&lt;_modified&gt;64936464&lt;/_modified&gt;&lt;_pages&gt;24-38&lt;/_pages&gt;&lt;_social_category&gt;工程技术(1)&lt;/_social_category&gt;&lt;_volume&gt;21&lt;/_volume&gt;&lt;/Details&gt;&lt;Extra&gt;&lt;DBUID&gt;{F96A950B-833F-4880-A151-76DA2D6A2879}&lt;/DBUID&gt;&lt;/Extra&gt;&lt;/Item&gt;&lt;/References&gt;&lt;/Group&gt;&lt;/Citation&gt;_x000a_"/>
    <w:docVar w:name="NE.Ref{28F48783-8CEE-44F4-BC38-E3D98D80EAC7}" w:val=" ADDIN NE.Ref.{28F48783-8CEE-44F4-BC38-E3D98D80EAC7}&lt;Citation&gt;&lt;Group&gt;&lt;References&gt;&lt;Item&gt;&lt;ID&gt;564&lt;/ID&gt;&lt;UID&gt;{B591AF17-02EF-4738-951E-AF1F87C94DDE}&lt;/UID&gt;&lt;Title&gt;Design and evaluation of railway corridors based on spatial ecological and geological criteria&lt;/Title&gt;&lt;Template&gt;Journal Article&lt;/Template&gt;&lt;Star&gt;0&lt;/Star&gt;&lt;Tag&gt;0&lt;/Tag&gt;&lt;Author&gt;Karlson, M; Karlsson, C S J; Mörtberg, U; Olofsson, B; Balfors, B&lt;/Author&gt;&lt;Year&gt;2016&lt;/Year&gt;&lt;Details&gt;&lt;_doi&gt;10.1016/j.trd.2016.03.012&lt;/_doi&gt;&lt;_created&gt;64999631&lt;/_created&gt;&lt;_modified&gt;64999631&lt;/_modified&gt;&lt;_url&gt;https://linkinghub.elsevier.com/retrieve/pii/S1361920915301000_x000d__x000a_https://api.elsevier.com/content/article/PII:S1361920915301000?httpAccept=text/plain&lt;/_url&gt;&lt;_journal&gt;Transportation Research Part D: Transport and Environment&lt;/_journal&gt;&lt;_volume&gt;46&lt;/_volume&gt;&lt;_pages&gt;207-228&lt;/_pages&gt;&lt;_tertiary_title&gt;Transportation Research Part D: Transport and Environment&lt;/_tertiary_title&gt;&lt;_isbn&gt;13619209&lt;/_isbn&gt;&lt;_accessed&gt;64999631&lt;/_accessed&gt;&lt;_db_updated&gt;CrossRef&lt;/_db_updated&gt;&lt;_impact_factor&gt;   7.041&lt;/_impact_factor&gt;&lt;/Details&gt;&lt;Extra&gt;&lt;DBUID&gt;{F96A950B-833F-4880-A151-76DA2D6A2879}&lt;/DBUID&gt;&lt;/Extra&gt;&lt;/Item&gt;&lt;/References&gt;&lt;/Group&gt;&lt;/Citation&gt;_x000a_"/>
    <w:docVar w:name="NE.Ref{2C302BA6-07B0-438C-90C3-1F61D5BF289D}" w:val=" ADDIN NE.Ref.{2C302BA6-07B0-438C-90C3-1F61D5BF289D}&lt;Citation&gt;&lt;Group&gt;&lt;References&gt;&lt;Item&gt;&lt;ID&gt;554&lt;/ID&gt;&lt;UID&gt;{CBA54114-0B32-4A1A-A57A-F61831E47B3C}&lt;/UID&gt;&lt;Title&gt;Optimization Method for Highway Horizontal Alignment Design&lt;/Title&gt;&lt;Template&gt;Journal Article&lt;/Template&gt;&lt;Star&gt;0&lt;/Star&gt;&lt;Tag&gt;0&lt;/Tag&gt;&lt;Author&gt;Lee, Y; Tsou, Y R; Liu, H L&lt;/Author&gt;&lt;Year&gt;2009&lt;/Year&gt;&lt;Details&gt;&lt;_accessed&gt;64936499&lt;/_accessed&gt;&lt;_alternate_title&gt;JOURNAL OF TRANSPORTATION ENGINEERING-ASCE&lt;/_alternate_title&gt;&lt;_created&gt;64936496&lt;/_created&gt;&lt;_custom1&gt;Lee等[35]提出了一个两阶段启发式算法，在第一阶段，使用邻域搜索机制寻找折线路径；第二阶段，优化线形，使线条平滑，满足各种约束。&lt;/_custom1&gt;&lt;_date&gt;2009-01-01&lt;/_date&gt;&lt;_date_display&gt;2009&lt;/_date_display&gt;&lt;_doi&gt;10.1061/(ASCE)0733-947X(2009)135:4(217)&lt;/_doi&gt;&lt;_isbn&gt;0733-947X&lt;/_isbn&gt;&lt;_issue&gt;4&lt;/_issue&gt;&lt;_journal&gt;JOURNAL OF TRANSPORTATION ENGINEERING-ASCE&lt;/_journal&gt;&lt;_modified&gt;64936497&lt;/_modified&gt;&lt;_pages&gt;217-224&lt;/_pages&gt;&lt;_url&gt;https://www.webofscience.com/wos/alldb/full-record/WOS:000264150700007(overlay:export/ris)&lt;/_url&gt;&lt;_volume&gt;135&lt;/_volume&gt;&lt;/Details&gt;&lt;Extra&gt;&lt;DBUID&gt;{F96A950B-833F-4880-A151-76DA2D6A2879}&lt;/DBUID&gt;&lt;/Extra&gt;&lt;/Item&gt;&lt;/References&gt;&lt;/Group&gt;&lt;/Citation&gt;_x000a_"/>
    <w:docVar w:name="NE.Ref{2DFC055C-5A24-410E-8F3C-FCCE46D558B9}" w:val=" ADDIN NE.Ref.{2DFC055C-5A24-410E-8F3C-FCCE46D558B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4&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394FCAA1-57FD-4B69-B70D-78DC2A894E80}" w:val=" ADDIN NE.Ref.{394FCAA1-57FD-4B69-B70D-78DC2A894E8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066A46F-E09A-4DA8-B45D-7C346B0BB9A0}" w:val=" ADDIN NE.Ref.{4066A46F-E09A-4DA8-B45D-7C346B0BB9A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C5388A9-0C95-4D04-B609-CCE42288CAB0}" w:val=" ADDIN NE.Ref.{4C5388A9-0C95-4D04-B609-CCE42288CAB0}&lt;Citation&gt;&lt;Group&gt;&lt;References&gt;&lt;Item&gt;&lt;ID&gt;559&lt;/ID&gt;&lt;UID&gt;{1DF3A642-5D6C-4903-87F1-DF3267957CC0}&lt;/UID&gt;&lt;Title&gt;Ordinary Kriging Interpolation Method Combined with FEM for Arch Dam Deformation Field Estimation&lt;/Title&gt;&lt;Template&gt;Journal Article&lt;/Template&gt;&lt;Star&gt;0&lt;/Star&gt;&lt;Tag&gt;0&lt;/Tag&gt;&lt;Author&gt;Shao, C F; Xu, Y X; Chen, H X; Zheng, S; Qin, X N&lt;/Author&gt;&lt;Year&gt;2023&lt;/Year&gt;&lt;Details&gt;&lt;_accessed&gt;64936641&lt;/_accessed&gt;&lt;_alternate_title&gt;MATHEMATICS&lt;/_alternate_title&gt;&lt;_collection_scope&gt;SCIE&lt;/_collection_scope&gt;&lt;_created&gt;64936640&lt;/_created&gt;&lt;_custom1&gt;普通克里金插值法 结合有限元法对拱坝变形场估计&lt;/_custom1&gt;&lt;_date&gt;2023-01-01&lt;/_date&gt;&lt;_date_display&gt;2023&lt;/_date_display&gt;&lt;_doi&gt;10.3390/math11051106&lt;/_doi&gt;&lt;_impact_factor&gt;   2.592&lt;/_impact_factor&gt;&lt;_isbn&gt;2227-7390&lt;/_isbn&gt;&lt;_issue&gt;5&lt;/_issue&gt;&lt;_journal&gt;MATHEMATICS&lt;/_journal&gt;&lt;_modified&gt;64936641&lt;/_modified&gt;&lt;_social_category&gt;数学(4)&lt;/_social_category&gt;&lt;_volume&gt;11&lt;/_volume&gt;&lt;/Details&gt;&lt;Extra&gt;&lt;DBUID&gt;{F96A950B-833F-4880-A151-76DA2D6A2879}&lt;/DBUID&gt;&lt;/Extra&gt;&lt;/Item&gt;&lt;/References&gt;&lt;/Group&gt;&lt;/Citation&gt;_x000a_"/>
    <w:docVar w:name="NE.Ref{4D6DDA45-1363-403B-A370-31F48F4DCE1D}" w:val=" ADDIN NE.Ref.{4D6DDA45-1363-403B-A370-31F48F4DCE1D}&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4D8B548E-7E59-4CC5-92CA-1E425E472230}" w:val=" ADDIN NE.Ref.{4D8B548E-7E59-4CC5-92CA-1E425E472230}&lt;Citation&gt;&lt;Group&gt;&lt;References&gt;&lt;Item&gt;&lt;ID&gt;573&lt;/ID&gt;&lt;UID&gt;{70C07195-F496-434B-9A6E-CA02A8E5DE52}&lt;/UID&gt;&lt;Title&gt;基于改进遗传算法的铁路三维空间线路智能优化方法研究&lt;/Title&gt;&lt;Template&gt;Journal Article&lt;/Template&gt;&lt;Star&gt;0&lt;/Star&gt;&lt;Tag&gt;0&lt;/Tag&gt;&lt;Author&gt;龙喜安&lt;/Author&gt;&lt;Year&gt;2014&lt;/Year&gt;&lt;Details&gt;&lt;_author_adr&gt;中交第四航务工程勘察设计院有限公司;&lt;/_author_adr&gt;&lt;_db_provider&gt;CNKI&lt;/_db_provider&gt;&lt;_doi&gt;10.16749/j.cnki.jecjtu.2014.02.005&lt;/_doi&gt;&lt;_isbn&gt;1005-0523&lt;/_isbn&gt;&lt;_issue&gt;02&lt;/_issue&gt;&lt;_journal&gt;华东交通大学学报&lt;/_journal&gt;&lt;_keywords&gt;铁路选线;智能优化;改进遗传算法;空间信息模型;多目标;数学优化模型&lt;/_keywords&gt;&lt;_pages&gt;48-61&lt;/_pages&gt;&lt;_volume&gt;31&lt;/_volume&gt;&lt;_created&gt;65002827&lt;/_created&gt;&lt;_modified&gt;65002827&lt;/_modified&gt;&lt;_translated_author&gt;Long, Xi&amp;apos;an&lt;/_translated_author&gt;&lt;/Details&gt;&lt;Extra&gt;&lt;DBUID&gt;{F96A950B-833F-4880-A151-76DA2D6A2879}&lt;/DBUID&gt;&lt;/Extra&gt;&lt;/Item&gt;&lt;/References&gt;&lt;/Group&gt;&lt;/Citation&gt;_x000a_"/>
    <w:docVar w:name="NE.Ref{56B2137D-50B6-44DB-A76B-28D19BDFA61A}" w:val=" ADDIN NE.Ref.{56B2137D-50B6-44DB-A76B-28D19BDFA61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56E3B428-0FD7-43C8-989F-D96E68B7D9C2}" w:val=" ADDIN NE.Ref.{56E3B428-0FD7-43C8-989F-D96E68B7D9C2}&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57C52AC4-1B93-4943-82C0-08AF100B3440}" w:val=" ADDIN NE.Ref.{57C52AC4-1B93-4943-82C0-08AF100B3440}&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5962B2B2-DD25-446A-BCF7-106BAFD22FA7}" w:val=" ADDIN NE.Ref.{5962B2B2-DD25-446A-BCF7-106BAFD22FA7}&lt;Citation&gt;&lt;Group&gt;&lt;References&gt;&lt;Item&gt;&lt;ID&gt;558&lt;/ID&gt;&lt;UID&gt;{AB364C5C-E8BA-4056-B193-68028146E99F}&lt;/UID&gt;&lt;Title&gt;Surrogate-Based Design Optimization of a H-Darrieus Wind Turbine Comparing Classical Response Surface, Artificial Neural Networks, and Kriging&lt;/Title&gt;&lt;Template&gt;Journal Article&lt;/Template&gt;&lt;Star&gt;0&lt;/Star&gt;&lt;Tag&gt;0&lt;/Tag&gt;&lt;Author&gt;Netto, D C; Camacho, R R; Manzanares, N&lt;/Author&gt;&lt;Year&gt;2023&lt;/Year&gt;&lt;Details&gt;&lt;_accessed&gt;64936634&lt;/_accessed&gt;&lt;_alternate_title&gt;JOURNAL OF APPLIED FLUID MECHANICS&lt;/_alternate_title&gt;&lt;_collection_scope&gt;SCIE&lt;/_collection_scope&gt;&lt;_created&gt;64936634&lt;/_created&gt;&lt;_custom1&gt;比较 经典响应面、人工 神经网络和克里金法的 H-Darrieus 风力涡轮机基于代理的设计优化&lt;/_custom1&gt;&lt;_date&gt;2023-01-01&lt;/_date&gt;&lt;_date_display&gt;2023&lt;/_date_display&gt;&lt;_doi&gt;10.47176/jafm.16.04.1530&lt;/_doi&gt;&lt;_impact_factor&gt;   1.152&lt;/_impact_factor&gt;&lt;_isbn&gt;1735-3572&lt;/_isbn&gt;&lt;_issue&gt;4&lt;/_issue&gt;&lt;_journal&gt;JOURNAL OF APPLIED FLUID MECHANICS&lt;/_journal&gt;&lt;_modified&gt;64936634&lt;/_modified&gt;&lt;_pages&gt;703-716&lt;/_pages&gt;&lt;_social_category&gt;力学(4) &amp;amp; 热力学(4)&lt;/_social_category&gt;&lt;_volume&gt;16&lt;/_volume&gt;&lt;/Details&gt;&lt;Extra&gt;&lt;DBUID&gt;{F96A950B-833F-4880-A151-76DA2D6A2879}&lt;/DBUID&gt;&lt;/Extra&gt;&lt;/Item&gt;&lt;/References&gt;&lt;/Group&gt;&lt;/Citation&gt;_x000a_"/>
    <w:docVar w:name="NE.Ref{5ADDE775-131D-4E83-AD7A-A070EBC7884F}" w:val=" ADDIN NE.Ref.{5ADDE775-131D-4E83-AD7A-A070EBC7884F}&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created&gt;64934916&lt;/_created&gt;&lt;_modified&gt;64934918&lt;/_modified&gt;&lt;_accessed&gt;64934918&lt;/_accessed&gt;&lt;_doi&gt;10.1016/j.conbuildmat.2021.122405&lt;/_doi&gt;&lt;_url&gt;https://linkinghub.elsevier.com/retrieve/pii/S0950061821001653_x000d__x000a_https://api.elsevier.com/content/article/PII:S0950061821001653?httpAccept=text/xml&lt;/_url&gt;&lt;_journal&gt;Construction and Building Materials&lt;/_journal&gt;&lt;_volume&gt;279&lt;/_volume&gt;&lt;_pages&gt;122405&lt;/_pages&gt;&lt;_tertiary_title&gt;Construction and Building Materials&lt;/_tertiary_title&gt;&lt;_isbn&gt;09500618&lt;/_isbn&gt;&lt;_db_updated&gt;CrossRef&lt;/_db_updated&gt;&lt;_impact_factor&gt;   7.693&lt;/_impact_factor&gt;&lt;_social_category&gt;工程技术(2)&lt;/_social_category&gt;&lt;_collection_scope&gt;SCIE;EI&lt;/_collection_scope&gt;&lt;/Details&gt;&lt;Extra&gt;&lt;DBUID&gt;{F96A950B-833F-4880-A151-76DA2D6A2879}&lt;/DBUID&gt;&lt;/Extra&gt;&lt;/Item&gt;&lt;/References&gt;&lt;/Group&gt;&lt;/Citation&gt;_x000a_"/>
    <w:docVar w:name="NE.Ref{5BA424AE-8E9E-4778-96F8-02E94D42BBBE}" w:val=" ADDIN NE.Ref.{5BA424AE-8E9E-4778-96F8-02E94D42BBBE}&lt;Citation&gt;&lt;Group&gt;&lt;References&gt;&lt;Item&gt;&lt;ID&gt;575&lt;/ID&gt;&lt;UID&gt;{BD61327B-CA18-4528-9556-EE3E29197478}&lt;/UID&gt;&lt;Title&gt;Models and algorithms to improve earthwork operations in road design using mixed integer linear programming&lt;/Title&gt;&lt;Template&gt;Journal Article&lt;/Template&gt;&lt;Star&gt;0&lt;/Star&gt;&lt;Tag&gt;0&lt;/Tag&gt;&lt;Author&gt;Hare, W L; Koch, V R; Lucet, Y&lt;/Author&gt;&lt;Year&gt;2011&lt;/Year&gt;&lt;Details&gt;&lt;_alternate_title&gt;EUROPEAN JOURNAL OF OPERATIONAL RESEARCH&lt;/_alternate_title&gt;&lt;_date_display&gt;2011&lt;/_date_display&gt;&lt;_date&gt;2011-01-01&lt;/_date&gt;&lt;_doi&gt;10.1016/j.ejor.2011.06.011&lt;/_doi&gt;&lt;_isbn&gt;0377-2217&lt;/_isbn&gt;&lt;_issue&gt;2&lt;/_issue&gt;&lt;_journal&gt;EUROPEAN JOURNAL OF OPERATIONAL RESEARCH&lt;/_journal&gt;&lt;_pages&gt;470-480&lt;/_pages&gt;&lt;_volume&gt;215&lt;/_volume&gt;&lt;_created&gt;65018278&lt;/_created&gt;&lt;_modified&gt;65018278&lt;/_modified&gt;&lt;_impact_factor&gt;   6.363&lt;/_impact_factor&gt;&lt;_social_category&gt;运筹学与管理科学(2)&lt;/_social_category&gt;&lt;_collection_scope&gt;SCIE;EI&lt;/_collection_scope&gt;&lt;/Details&gt;&lt;Extra&gt;&lt;DBUID&gt;{F96A950B-833F-4880-A151-76DA2D6A2879}&lt;/DBUID&gt;&lt;/Extra&gt;&lt;/Item&gt;&lt;/References&gt;&lt;/Group&gt;&lt;/Citation&gt;_x000a_"/>
    <w:docVar w:name="NE.Ref{5DFEE0A6-16E6-40E9-A8F1-62DD8CA9512A}" w:val=" ADDIN NE.Ref.{5DFEE0A6-16E6-40E9-A8F1-62DD8CA9512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63F290D0-F1D8-47CA-A191-2F03D1B0DF42}" w:val=" ADDIN NE.Ref.{63F290D0-F1D8-47CA-A191-2F03D1B0DF42}&lt;Citation&gt;&lt;Group&gt;&lt;References&gt;&lt;Item&gt;&lt;ID&gt;537&lt;/ID&gt;&lt;UID&gt;{73071440-2862-4249-88DF-320B2C276EA4}&lt;/UID&gt;&lt;Title&gt;Spatial interpolation of water quality index based on Ordinary kriging and Universal kriging&lt;/Title&gt;&lt;Template&gt;Journal Article&lt;/Template&gt;&lt;Star&gt;0&lt;/Star&gt;&lt;Tag&gt;0&lt;/Tag&gt;&lt;Author&gt;Khan, Mohsin; Almazah, Mohammed M A; EIlahi, Asad; Niaz, Rizwan; Al-Rezami, A Y; Zaman, Baber&lt;/Author&gt;&lt;Year&gt;2023&lt;/Year&gt;&lt;Details&gt;&lt;_alternate_title&gt;Geomatics, Natural Hazards and RiskGeomatics, Natural Hazards and Risk&lt;/_alternate_title&gt;&lt;_date_display&gt;2023_x000d__x000a_2023/12/31&lt;/_date_display&gt;&lt;_date&gt;2023-12-31&lt;/_date&gt;&lt;_doi&gt;10.1080/19475705.2023.2190853&lt;/_doi&gt;&lt;_isbn&gt;1947-5705&lt;/_isbn&gt;&lt;_issue&gt;1&lt;/_issue&gt;&lt;_journal&gt;Geomatics, Natural Hazards and Risk&lt;/_journal&gt;&lt;_ori_publication&gt;Taylor &amp;amp; Francis&lt;/_ori_publication&gt;&lt;_pages&gt;2190853&lt;/_pages&gt;&lt;_url&gt;https://doi.org/10.1080/19475705.2023.2190853&lt;/_url&gt;&lt;_volume&gt;14&lt;/_volume&gt;&lt;_created&gt;64921978&lt;/_created&gt;&lt;_modified&gt;64921981&lt;/_modified&gt;&lt;_impact_factor&gt;   3.922&lt;/_impact_factor&gt;&lt;_social_category&gt;地学(3)&lt;/_social_category&gt;&lt;_accessed&gt;64921978&lt;/_accessed&gt;&lt;/Details&gt;&lt;Extra&gt;&lt;DBUID&gt;{F96A950B-833F-4880-A151-76DA2D6A2879}&lt;/DBUID&gt;&lt;/Extra&gt;&lt;/Item&gt;&lt;/References&gt;&lt;/Group&gt;&lt;/Citation&gt;_x000a_"/>
    <w:docVar w:name="NE.Ref{65BFCA7B-DE3B-43F8-A238-0F97D4A06458}" w:val=" ADDIN NE.Ref.{65BFCA7B-DE3B-43F8-A238-0F97D4A06458}&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6AAB72CD-6FBB-464A-8216-A8A0CCC5011E}" w:val=" ADDIN NE.Ref.{6AAB72CD-6FBB-464A-8216-A8A0CCC5011E}&lt;Citation&gt;&lt;Group&gt;&lt;References&gt;&lt;Item&gt;&lt;ID&gt;549&lt;/ID&gt;&lt;UID&gt;{276D87D1-5196-4655-A1D2-98B08B1C8579}&lt;/UID&gt;&lt;Title&gt;Intersection modeling for highway alignment optimization&lt;/Title&gt;&lt;Template&gt;Journal Article&lt;/Template&gt;&lt;Star&gt;0&lt;/Star&gt;&lt;Tag&gt;0&lt;/Tag&gt;&lt;Author&gt;Kim, E; Jha, M K; Lovell, D J; Schonfeld, P&lt;/Author&gt;&lt;Year&gt;2004&lt;/Year&gt;&lt;Details&gt;&lt;_accessed&gt;64936488&lt;/_accessed&gt;&lt;_alternate_title&gt;COMPUTER-AIDED CIVIL AND INFRASTRUCTURE ENGINEERING&lt;/_alternate_title&gt;&lt;_collection_scope&gt;SCIE;EI&lt;/_collection_scope&gt;&lt;_created&gt;64936488&lt;/_created&gt;&lt;_date&gt;2004-01-01&lt;/_date&gt;&lt;_date_display&gt;2004&lt;/_date_display&gt;&lt;_doi&gt;10.1111/j.1467-8667.2004.00342.x&lt;/_doi&gt;&lt;_impact_factor&gt;  10.066&lt;/_impact_factor&gt;&lt;_isbn&gt;1093-9687&lt;/_isbn&gt;&lt;_issue&gt;2&lt;/_issue&gt;&lt;_journal&gt;COMPUTER-AIDED CIVIL AND INFRASTRUCTURE ENGINEERING&lt;/_journal&gt;&lt;_modified&gt;64936489&lt;/_modified&gt;&lt;_pages&gt;119-129&lt;/_pages&gt;&lt;_social_category&gt;工程技术(1)&lt;/_social_category&gt;&lt;_url&gt;https://www.webofscience.com/wos/alldb/full-record/WOS:000188849300004(overlay:export/ris)&lt;/_url&gt;&lt;_volume&gt;19&lt;/_volume&gt;&lt;/Details&gt;&lt;Extra&gt;&lt;DBUID&gt;{F96A950B-833F-4880-A151-76DA2D6A2879}&lt;/DBUID&gt;&lt;/Extra&gt;&lt;/Item&gt;&lt;/References&gt;&lt;/Group&gt;&lt;Group&gt;&lt;References&gt;&lt;Item&gt;&lt;ID&gt;550&lt;/ID&gt;&lt;UID&gt;{1E2CBAAE-6BC3-4EB1-AD45-208E784117EE}&lt;/UID&gt;&lt;Title&gt;Optimal vertical alignment analysis for highway design&lt;/Title&gt;&lt;Template&gt;Journal Article&lt;/Template&gt;&lt;Star&gt;0&lt;/Star&gt;&lt;Tag&gt;0&lt;/Tag&gt;&lt;Author&gt;Fwa, T F; Chan, W T; Sim, Y P&lt;/Author&gt;&lt;Year&gt;2002&lt;/Year&gt;&lt;Details&gt;&lt;_accessed&gt;64936490&lt;/_accessed&gt;&lt;_alternate_title&gt;JOURNAL OF TRANSPORTATION ENGINEERING-ASCE&lt;/_alternate_title&gt;&lt;_created&gt;64936490&lt;/_created&gt;&lt;_custom1&gt;Jyh-Cheng Jong首次将遗传算法应用于交通领域——一条公路线路的优化设计，随后其他研究学者们也对遗传算法在铁路三维线路的智能设计有了进一步发Jyh-Cheng Jong首次将遗传算法应用于交通领域——一条公路线路的优化设计，随后其他研究学者们也对遗传算法在铁路三维线路的智能设计有了进一步发展&lt;/_custom1&gt;&lt;_date&gt;2002-01-01&lt;/_date&gt;&lt;_date_display&gt;2002&lt;/_date_display&gt;&lt;_doi&gt;10.1061/(ASCE)0733-947X(2002)128:5(395)&lt;/_doi&gt;&lt;_isbn&gt;0733-947X&lt;/_isbn&gt;&lt;_issue&gt;5&lt;/_issue&gt;&lt;_journal&gt;JOURNAL OF TRANSPORTATION ENGINEERING-ASCE&lt;/_journal&gt;&lt;_modified&gt;64936491&lt;/_modified&gt;&lt;_pages&gt;395-402&lt;/_pages&gt;&lt;_url&gt;https://www.webofscience.com/wos/alldb/full-record/WOS:000177512600001(overlay:export/ris)&lt;/_url&gt;&lt;_volume&gt;128&lt;/_volume&gt;&lt;/Details&gt;&lt;Extra&gt;&lt;DBUID&gt;{F96A950B-833F-4880-A151-76DA2D6A2879}&lt;/DBUID&gt;&lt;/Extra&gt;&lt;/Item&gt;&lt;/References&gt;&lt;/Group&gt;&lt;/Citation&gt;_x000a_"/>
    <w:docVar w:name="NE.Ref{76379C57-A3F9-4AAB-8A60-8AC97A22BD27}" w:val=" ADDIN NE.Ref.{76379C57-A3F9-4AAB-8A60-8AC97A22BD27}&lt;Citation&gt;&lt;Group&gt;&lt;References&gt;&lt;Item&gt;&lt;ID&gt;552&lt;/ID&gt;&lt;UID&gt;{C6AAF991-9188-447C-8A22-AB3B06011F9E}&lt;/UID&gt;&lt;Title&gt;A novel multi-objective particle swarm optimization with multiple search strategies&lt;/Title&gt;&lt;Template&gt;Journal Article&lt;/Template&gt;&lt;Star&gt;0&lt;/Star&gt;&lt;Tag&gt;0&lt;/Tag&gt;&lt;Author&gt;Lin, Q Z; Li, J Q; Du, Z H; Chen, J Y; Ming, Z&lt;/Author&gt;&lt;Year&gt;2015&lt;/Year&gt;&lt;Details&gt;&lt;_accessed&gt;64936494&lt;/_accessed&gt;&lt;_alternate_title&gt;EUROPEAN JOURNAL OF OPERATIONAL RESEARCH&lt;/_alternate_title&gt;&lt;_collection_scope&gt;SCIE;EI&lt;/_collection_scope&gt;&lt;_created&gt;64936493&lt;/_created&gt;&lt;_custom1&gt;Lin等[31]在粒子群算法的基础上，采用两种不同的探索策略，同时更新粒子的位置，加快了算法的收敛性，提高了算法的多样性，用于处理多目标优化问题&lt;/_custom1&gt;&lt;_date&gt;2015-01-01&lt;/_date&gt;&lt;_date_display&gt;2015&lt;/_date_display&gt;&lt;_doi&gt;10.1016/j.ejor.2015.06.071&lt;/_doi&gt;&lt;_impact_factor&gt;   6.363&lt;/_impact_factor&gt;&lt;_isbn&gt;0377-2217&lt;/_isbn&gt;&lt;_issue&gt;3&lt;/_issue&gt;&lt;_journal&gt;EUROPEAN JOURNAL OF OPERATIONAL RESEARCH&lt;/_journal&gt;&lt;_modified&gt;64936494&lt;/_modified&gt;&lt;_pages&gt;732-744&lt;/_pages&gt;&lt;_social_category&gt;管理科学(2)&lt;/_social_category&gt;&lt;_url&gt;https://www.webofscience.com/wos/alldb/full-record/WOS:000361412300005&lt;/_url&gt;&lt;_volume&gt;247&lt;/_volume&gt;&lt;/Details&gt;&lt;Extra&gt;&lt;DBUID&gt;{F96A950B-833F-4880-A151-76DA2D6A2879}&lt;/DBUID&gt;&lt;/Extra&gt;&lt;/Item&gt;&lt;/References&gt;&lt;/Group&gt;&lt;/Citation&gt;_x000a_"/>
    <w:docVar w:name="NE.Ref{7ECC6DCA-56A9-483C-B6DB-51B211CA6DE2}" w:val=" ADDIN NE.Ref.{7ECC6DCA-56A9-483C-B6DB-51B211CA6DE2}&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8255CCF4-6782-44F6-82CA-F08CDF355816}" w:val=" ADDIN NE.Ref.{8255CCF4-6782-44F6-82CA-F08CDF355816}&lt;Citation&gt;&lt;Group&gt;&lt;References&gt;&lt;Item&gt;&lt;ID&gt;545&lt;/ID&gt;&lt;UID&gt;{579C9482-0BBA-42AE-B9BE-67960E7A6BB2}&lt;/UID&gt;&lt;Title&gt;Robust Optimization Method for Mountain Railway Alignments Considering Preference Uncertainty for Costs and Seismic Risks&lt;/Title&gt;&lt;Template&gt;Journal Article&lt;/Template&gt;&lt;Star&gt;0&lt;/Star&gt;&lt;Tag&gt;0&lt;/Tag&gt;&lt;Author&gt;Song, T R; Pu, H; Schonfeld, P; Hu, J P; Liu, J T&lt;/Author&gt;&lt;Year&gt;2022&lt;/Year&gt;&lt;Details&gt;&lt;_accessed&gt;64936451&lt;/_accessed&gt;&lt;_alternate_title&gt;ASCE-ASME JOURNAL OF RISK AND UNCERTAINTY IN ENGINEERING SYSTEMS PART A-CIVIL ENGINEERING&lt;/_alternate_title&gt;&lt;_author_adr&gt;Cent South Univ, Sch Civil Engn, Natl Engn Lab High Speed Railway Construct, Changsha 410075, Peoples R China; Univ Maryland, Dept Civil &amp;amp; Environm Engn, College Pk, MD 20742 USA; China Railway Eryuan Engn Grp Co Ltd, 3 Tongjin Rd, Chengdu 610031, Peoples R China&lt;/_author_adr&gt;&lt;_created&gt;64936386&lt;/_created&gt;&lt;_custom1&gt;考虑成本偏好不确定性和地震风险的山区铁路线线鲁棒优化方法&lt;/_custom1&gt;&lt;_date&gt;2022-01-01&lt;/_date&gt;&lt;_date_display&gt;2022&lt;/_date_display&gt;&lt;_doi&gt;10.1061/AJRUA6.0001207&lt;/_doi&gt;&lt;_impact_factor&gt;   3.084&lt;/_impact_factor&gt;&lt;_isbn&gt;2376-7642&lt;/_isbn&gt;&lt;_issue&gt;1&lt;/_issue&gt;&lt;_journal&gt;ASCE-ASME JOURNAL OF RISK AND UNCERTAINTY IN ENGINEERING SYSTEMS PART A-CIVIL ENGINEERING&lt;/_journal&gt;&lt;_keywords&gt;Railway alignment design; Robust optimization (RO); Uncertainty; Multiobjective evaluation; Preference information; Cost-risk tradeoffs; DISTANCE TRANSFORM; GENETIC ALGORITHMS; HIGHWAY; DESIGN; CHINA; MODEL&lt;/_keywords&gt;&lt;_modified&gt;64936451&lt;/_modified&gt;&lt;_volume&gt;8&lt;/_volume&gt;&lt;_social_category&gt;工程：土木(3)&lt;/_social_category&gt;&lt;_collection_scope&gt;SCIE;EI&lt;/_collection_scope&gt;&lt;/Details&gt;&lt;Extra&gt;&lt;DBUID&gt;{F96A950B-833F-4880-A151-76DA2D6A2879}&lt;/DBUID&gt;&lt;/Extra&gt;&lt;/Item&gt;&lt;/References&gt;&lt;/Group&gt;&lt;/Citation&gt;_x000a_"/>
    <w:docVar w:name="NE.Ref{848FFFEC-5EA3-4904-B6FB-9D210C12B59F}" w:val=" ADDIN NE.Ref.{848FFFEC-5EA3-4904-B6FB-9D210C12B59F}&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85F7E9B6-C9F0-4839-B018-F5E166EFD03A}" w:val=" ADDIN NE.Ref.{85F7E9B6-C9F0-4839-B018-F5E166EFD03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878C3A21-126F-431F-A01D-D4DC1056619A}" w:val=" ADDIN NE.Ref.{878C3A21-126F-431F-A01D-D4DC1056619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987D6D20-C38B-4960-B394-CBA9A5A64A9A}" w:val=" ADDIN NE.Ref.{987D6D20-C38B-4960-B394-CBA9A5A64A9A}&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99F99C0C-91D2-430B-9066-047E54CDBF21}" w:val=" ADDIN NE.Ref.{99F99C0C-91D2-430B-9066-047E54CDBF21}&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A69D33F8-436C-44DD-B9CE-1593C32F9267}" w:val=" ADDIN NE.Ref.{A69D33F8-436C-44DD-B9CE-1593C32F9267}&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A9A93E55-B5A7-4E03-8917-B2C3A7DDEBE9}" w:val=" ADDIN NE.Ref.{A9A93E55-B5A7-4E03-8917-B2C3A7DDEBE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ADF9B645-2985-4F59-8521-B91DF9954B15}" w:val=" ADDIN NE.Ref.{ADF9B645-2985-4F59-8521-B91DF9954B15}&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B1747B4D-41B5-4DCF-A607-BEB3C2F4DD5C}" w:val=" ADDIN NE.Ref.{B1747B4D-41B5-4DCF-A607-BEB3C2F4DD5C}&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B2477071-3CDD-4DFF-8E28-8606DEBF9A07}" w:val=" ADDIN NE.Ref.{B2477071-3CDD-4DFF-8E28-8606DEBF9A07}&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BC0B54F8-3077-4635-B05E-EA5765E7CF31}" w:val=" ADDIN NE.Ref.{BC0B54F8-3077-4635-B05E-EA5765E7CF31}&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C233D546-A761-46D9-AC95-DC18E1B97CB0}" w:val=" ADDIN NE.Ref.{C233D546-A761-46D9-AC95-DC18E1B97CB0}&lt;Citation&gt;&lt;Group&gt;&lt;References&gt;&lt;Item&gt;&lt;ID&gt;576&lt;/ID&gt;&lt;UID&gt;{1FC70CFF-5E6A-4239-B791-FDDFC56D2B5A}&lt;/UID&gt;&lt;Title&gt;Exploring and exploiting ant colony optimization algorithm for vertical highway alignment development&lt;/Title&gt;&lt;Template&gt;Journal Article&lt;/Template&gt;&lt;Star&gt;0&lt;/Star&gt;&lt;Tag&gt;0&lt;/Tag&gt;&lt;Author&gt;Sushma, M B; Roy, S; Maji, A&lt;/Author&gt;&lt;Year&gt;2022&lt;/Year&gt;&lt;Details&gt;&lt;_alternate_title&gt;COMPUTER-AIDED CIVIL AND INFRASTRUCTURE ENGINEERING&lt;/_alternate_title&gt;&lt;_date_display&gt;2022&lt;/_date_display&gt;&lt;_date&gt;2022-01-01&lt;/_date&gt;&lt;_doi&gt;10.1111/mice.12814&lt;/_doi&gt;&lt;_isbn&gt;1093-9687&lt;/_isbn&gt;&lt;_issue&gt;12&lt;/_issue&gt;&lt;_journal&gt;COMPUTER-AIDED CIVIL AND INFRASTRUCTURE ENGINEERING&lt;/_journal&gt;&lt;_pages&gt;1582-1601&lt;/_pages&gt;&lt;_volume&gt;37&lt;/_volume&gt;&lt;_created&gt;65018281&lt;/_created&gt;&lt;_modified&gt;65018281&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7&lt;/ID&gt;&lt;UID&gt;{076DF7A1-E87B-42EF-AD58-B8D0859ED88F}&lt;/UID&gt;&lt;Title&gt;A deep reinforcement learning approach to mountain railway alignment optimization&lt;/Title&gt;&lt;Template&gt;Journal Article&lt;/Template&gt;&lt;Star&gt;0&lt;/Star&gt;&lt;Tag&gt;0&lt;/Tag&gt;&lt;Author&gt;Gao, T C; Li, Z H; Gao, Y; Schonfeld, P; Feng, X Y; Wang, Q Y; He, Q&lt;/Author&gt;&lt;Year&gt;2022&lt;/Year&gt;&lt;Details&gt;&lt;_alternate_title&gt;COMPUTER-AIDED CIVIL AND INFRASTRUCTURE ENGINEERING&lt;/_alternate_title&gt;&lt;_date_display&gt;2022&lt;/_date_display&gt;&lt;_date&gt;2022-01-01&lt;/_date&gt;&lt;_doi&gt;10.1111/mice.12694&lt;/_doi&gt;&lt;_isbn&gt;1093-9687&lt;/_isbn&gt;&lt;_issue&gt;1&lt;/_issue&gt;&lt;_journal&gt;COMPUTER-AIDED CIVIL AND INFRASTRUCTURE ENGINEERING&lt;/_journal&gt;&lt;_pages&gt;73-92&lt;/_pages&gt;&lt;_volume&gt;37&lt;/_volume&gt;&lt;_created&gt;65018282&lt;/_created&gt;&lt;_modified&gt;65018282&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8&lt;/ID&gt;&lt;UID&gt;{B0426293-081E-4070-8F6D-2D4C23FAE035}&lt;/UID&gt;&lt;Title&gt;Solving High-Speed Rail Planning with the Simulated Annealing Algorithm&lt;/Title&gt;&lt;Template&gt;Journal Article&lt;/Template&gt;&lt;Star&gt;0&lt;/Star&gt;&lt;Tag&gt;0&lt;/Tag&gt;&lt;Author&gt;Costa, A L; Cunha, M D; Coelho, PALF; Einstein, H H&lt;/Author&gt;&lt;Year&gt;2013&lt;/Year&gt;&lt;Details&gt;&lt;_alternate_title&gt;JOURNAL OF TRANSPORTATION ENGINEERING-ASCE&lt;/_alternate_title&gt;&lt;_date_display&gt;2013&lt;/_date_display&gt;&lt;_date&gt;2013-01-01&lt;/_date&gt;&lt;_doi&gt;10.1061/(ASCE)TE.1943-5436.0000542&lt;/_doi&gt;&lt;_isbn&gt;0733-947X&lt;/_isbn&gt;&lt;_issue&gt;6&lt;/_issue&gt;&lt;_journal&gt;JOURNAL OF TRANSPORTATION ENGINEERING-ASCE&lt;/_journal&gt;&lt;_pages&gt;635-642&lt;/_pages&gt;&lt;_volume&gt;139&lt;/_volume&gt;&lt;_created&gt;65018284&lt;/_created&gt;&lt;_modified&gt;65018284&lt;/_modified&gt;&lt;/Details&gt;&lt;Extra&gt;&lt;DBUID&gt;{F96A950B-833F-4880-A151-76DA2D6A2879}&lt;/DBUID&gt;&lt;/Extra&gt;&lt;/Item&gt;&lt;/References&gt;&lt;/Group&gt;&lt;/Citation&gt;_x000a_"/>
    <w:docVar w:name="NE.Ref{C275EDCA-EC01-48A1-833A-1F4531793C86}" w:val=" ADDIN NE.Ref.{C275EDCA-EC01-48A1-833A-1F4531793C86}&lt;Citation&gt;&lt;Group&gt;&lt;References&gt;&lt;Item&gt;&lt;ID&gt;553&lt;/ID&gt;&lt;UID&gt;{D9EEEE63-A090-4410-8349-DA5CC5E2C2AC}&lt;/UID&gt;&lt;Title&gt;A mixed-integer linear programming model to optimize the vertical alignment considering blocks and side-slopes in road construction&lt;/Title&gt;&lt;Template&gt;Journal Article&lt;/Template&gt;&lt;Star&gt;0&lt;/Star&gt;&lt;Tag&gt;0&lt;/Tag&gt;&lt;Author&gt;Hare, W; Lucet, Y; Rahman, F&lt;/Author&gt;&lt;Year&gt;2015&lt;/Year&gt;&lt;Details&gt;&lt;_accessed&gt;64936494&lt;/_accessed&gt;&lt;_alternate_title&gt;EUROPEAN JOURNAL OF OPERATIONAL RESEARCH&lt;/_alternate_title&gt;&lt;_collection_scope&gt;SCIE;EI&lt;/_collection_scope&gt;&lt;_created&gt;64936494&lt;/_created&gt;&lt;_custom1&gt;Warren Hare[34]提出了一种混合整数线性规划算法，综合考虑了边坡坡度和天然障碍物（河流、山谷等）对线路的影响&lt;/_custom1&gt;&lt;_date&gt;2015-01-01&lt;/_date&gt;&lt;_date_display&gt;2015&lt;/_date_display&gt;&lt;_doi&gt;10.1016/j.ejor.2014.08.035&lt;/_doi&gt;&lt;_impact_factor&gt;   6.363&lt;/_impact_factor&gt;&lt;_isbn&gt;0377-2217&lt;/_isbn&gt;&lt;_issue&gt;3&lt;/_issue&gt;&lt;_journal&gt;EUROPEAN JOURNAL OF OPERATIONAL RESEARCH&lt;/_journal&gt;&lt;_modified&gt;64936495&lt;/_modified&gt;&lt;_pages&gt;631-641&lt;/_pages&gt;&lt;_social_category&gt;管理科学(2)&lt;/_social_category&gt;&lt;_url&gt;https://www.webofscience.com/wos/alldb/full-record/WOS:000347605100005(overlay:export/ris)&lt;/_url&gt;&lt;_volume&gt;241&lt;/_volume&gt;&lt;/Details&gt;&lt;Extra&gt;&lt;DBUID&gt;{F96A950B-833F-4880-A151-76DA2D6A2879}&lt;/DBUID&gt;&lt;/Extra&gt;&lt;/Item&gt;&lt;/References&gt;&lt;/Group&gt;&lt;/Citation&gt;_x000a_"/>
    <w:docVar w:name="NE.Ref{CA1CFDD5-B84B-4F4C-9ADE-92B862FE0311}" w:val=" ADDIN NE.Ref.{CA1CFDD5-B84B-4F4C-9ADE-92B862FE0311}&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DFDD38F9-6909-4B53-BA38-F5B8A0A2024A}" w:val=" ADDIN NE.Ref.{DFDD38F9-6909-4B53-BA38-F5B8A0A2024A}&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082B49D-354D-42F3-9F5C-F5FD552DA472}" w:val=" ADDIN NE.Ref.{E082B49D-354D-42F3-9F5C-F5FD552DA472}&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3116693-A96A-489A-AFEB-4284D149A699}" w:val=" ADDIN NE.Ref.{E3116693-A96A-489A-AFEB-4284D149A699}&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5650BC4-E65E-443B-B5D3-D543AEA879DF}" w:val=" ADDIN NE.Ref.{E5650BC4-E65E-443B-B5D3-D543AEA879DF}&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ED3004B2-AEFE-409E-BCE0-47679CF48FC8}" w:val=" ADDIN NE.Ref.{ED3004B2-AEFE-409E-BCE0-47679CF48FC8}&lt;Citation&gt;&lt;Group&gt;&lt;References&gt;&lt;Item&gt;&lt;ID&gt;548&lt;/ID&gt;&lt;UID&gt;{F7AFCE3A-DCD5-4930-9D78-F4504978B0DE}&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36466&lt;/_accessed&gt;&lt;_alternate_title&gt;TRANSPORTATION RESEARCH PART C-EMERGING TECHNOLOGIES&lt;/_alternate_title&gt;&lt;_collection_scope&gt;SCIE;EI&lt;/_collection_scope&gt;&lt;_created&gt;64936465&lt;/_created&gt;&lt;_custom1&gt;山区约束三维铁路线的优化方法&lt;/_custom1&gt;&lt;_date&gt;2016-01-01&lt;/_date&gt;&lt;_date_display&gt;2016&lt;/_date_display&gt;&lt;_doi&gt;10.1016/j.trc.2016.05.010&lt;/_doi&gt;&lt;_impact_factor&gt;   9.022&lt;/_impact_factor&gt;&lt;_isbn&gt;0968-090X&lt;/_isbn&gt;&lt;_journal&gt;TRANSPORTATION RESEARCH PART C-EMERGING TECHNOLOGIES&lt;/_journal&gt;&lt;_modified&gt;64936465&lt;/_modified&gt;&lt;_pages&gt;549-565&lt;/_pages&gt;&lt;_social_category&gt;工程技术(2)&lt;/_social_category&gt;&lt;_volume&gt;68&lt;/_volume&gt;&lt;/Details&gt;&lt;Extra&gt;&lt;DBUID&gt;{F96A950B-833F-4880-A151-76DA2D6A2879}&lt;/DBUID&gt;&lt;/Extra&gt;&lt;/Item&gt;&lt;/References&gt;&lt;/Group&gt;&lt;/Citation&gt;_x000a_"/>
    <w:docVar w:name="NE.Ref{F240C303-9317-4675-BB96-E97EEE5B31D6}" w:val=" ADDIN NE.Ref.{F240C303-9317-4675-BB96-E97EEE5B31D6}&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F8939E93-BC6D-4D53-95F6-CA52728B7773}" w:val=" ADDIN NE.Ref.{F8939E93-BC6D-4D53-95F6-CA52728B7773}&lt;Citation&gt;&lt;Group&gt;&lt;References&gt;&lt;Item&gt;&lt;ID&gt;557&lt;/ID&gt;&lt;UID&gt;{CC137180-A32E-42AB-A486-0614CE8DFEBD}&lt;/UID&gt;&lt;Title&gt;Multi-Objective Aerodynamic Optimization of the Streamlined Shape of High-Speed Trains Based on the Kriging Model&lt;/Title&gt;&lt;Template&gt;Journal Article&lt;/Template&gt;&lt;Star&gt;0&lt;/Star&gt;&lt;Tag&gt;0&lt;/Tag&gt;&lt;Author&gt;Xu, G; Liang, X F; Yao, S B; Chen, D W; Li, Z W&lt;/Author&gt;&lt;Year&gt;2017&lt;/Year&gt;&lt;Details&gt;&lt;_accessed&gt;64936632&lt;/_accessed&gt;&lt;_alternate_title&gt;PLOS ONE&lt;/_alternate_title&gt;&lt;_collection_scope&gt;SCIE&lt;/_collection_scope&gt;&lt;_created&gt;64936631&lt;/_created&gt;&lt;_custom1&gt;基于 克里金模型的高速列车流线型多目标气动优化&lt;/_custom1&gt;&lt;_date&gt;2017-01-01&lt;/_date&gt;&lt;_date_display&gt;2017&lt;/_date_display&gt;&lt;_doi&gt;10.1371/journal.pone.0170803&lt;/_doi&gt;&lt;_impact_factor&gt;   3.752&lt;/_impact_factor&gt;&lt;_isbn&gt;1932-6203&lt;/_isbn&gt;&lt;_issue&gt;1&lt;/_issue&gt;&lt;_journal&gt;PLOS ONE&lt;/_journal&gt;&lt;_modified&gt;64936632&lt;/_modified&gt;&lt;_social_category&gt;综合性期刊(3)&lt;/_social_category&gt;&lt;_volume&gt;12&lt;/_volume&gt;&lt;/Details&gt;&lt;Extra&gt;&lt;DBUID&gt;{F96A950B-833F-4880-A151-76DA2D6A2879}&lt;/DBUID&gt;&lt;/Extra&gt;&lt;/Item&gt;&lt;/References&gt;&lt;/Group&gt;&lt;/Citation&gt;_x000a_"/>
    <w:docVar w:name="NE.Ref{FBBA6C77-FD9C-4D5B-B506-9A7B8B429BBD}" w:val=" ADDIN NE.Ref.{FBBA6C77-FD9C-4D5B-B506-9A7B8B429BBD}&lt;Citation&gt;&lt;Group&gt;&lt;References&gt;&lt;Item&gt;&lt;ID&gt;567&lt;/ID&gt;&lt;UID&gt;{AE544FFB-A7F8-4E8C-AD96-94CA7B1A7521}&lt;/UID&gt;&lt;Title&gt;Optimization of station locations and track alignments for rail transit lines&lt;/Title&gt;&lt;Template&gt;Generic&lt;/Template&gt;&lt;Star&gt;0&lt;/Star&gt;&lt;Tag&gt;0&lt;/Tag&gt;&lt;Author&gt;Lai, Xiaorong&lt;/Author&gt;&lt;Year&gt;2012&lt;/Year&gt;&lt;Details&gt;&lt;_date_display&gt;2012_x000d__x000a_2012&lt;/_date_display&gt;&lt;_date&gt;2012-01-01&lt;/_date&gt;&lt;_isbn&gt;978-1-267-48393-5&lt;/_isbn&gt;&lt;_journal&gt;ProQuest Dissertations and Theses&lt;/_journal&gt;&lt;_keywords&gt;Social sciences; Applied sciences; Optimization; Rail transit; Station locations; Track alignment; Civil engineering; Transportation planning; Transportation; 0543:Civil engineering; 0709:Transportation&lt;/_keywords&gt;&lt;_pages&gt;232&lt;/_pages&gt;&lt;_place_published&gt;United States -- Maryland&lt;/_place_published&gt;&lt;_publisher&gt;University of Maryland, College Park&lt;/_publisher&gt;&lt;_tertiary_author&gt;Schonfeld, Paul&lt;/_tertiary_author&gt;&lt;_url&gt;https://www.proquest.com/dissertations-theses/optimization-station-locations-track-alignments/docview/1033333531/se-2?accountid=42594_x000d__x000a_http://www.yidu.edu.cn/educhina/educhina.do?artifact=&amp;amp;svalue=Optimization+of+station+locations+and+track+alignments+for+rail+transit+lines&amp;amp;stype=2&amp;amp;s=on_x000d__x000a_http://pqdt.calis.edu.cn/Detail.aspx?pid=3517845_x000d__x000a_http://159.226.100.141/Reader/union_result.jsp?title=1&amp;amp;word=Optimization+of+station+locations+and+track+alignments+for+rail+transit+lines&lt;/_url&gt;&lt;_created&gt;64999664&lt;/_created&gt;&lt;_modified&gt;64999664&lt;/_modified&gt;&lt;/Details&gt;&lt;Extra&gt;&lt;DBUID&gt;{F96A950B-833F-4880-A151-76DA2D6A2879}&lt;/DBUID&gt;&lt;/Extra&gt;&lt;/Item&gt;&lt;/References&gt;&lt;/Group&gt;&lt;/Citation&gt;_x000a_"/>
    <w:docVar w:name="NE.Ref{FFFA43BE-5CB6-4CC6-BD80-6631341DFB68}" w:val=" ADDIN NE.Ref.{FFFA43BE-5CB6-4CC6-BD80-6631341DFB68}&lt;Citation&gt;&lt;Group&gt;&lt;References&gt;&lt;Item&gt;&lt;ID&gt;551&lt;/ID&gt;&lt;UID&gt;{417B053A-10CF-4928-8A83-68EF0FF17A77}&lt;/UID&gt;&lt;Title&gt;A Model for Optimizing Railway Alignment Considering Bridge Costs, Tunnel Costs, and Transition Curves&lt;/Title&gt;&lt;Template&gt;Journal Article&lt;/Template&gt;&lt;Star&gt;0&lt;/Star&gt;&lt;Tag&gt;0&lt;/Tag&gt;&lt;Author&gt;Ghoreishi, B; Shafahi, Y; Hashemian, S E&lt;/Author&gt;&lt;Year&gt;2019&lt;/Year&gt;&lt;Details&gt;&lt;_accessed&gt;64936492&lt;/_accessed&gt;&lt;_alternate_title&gt;URBAN RAIL TRANSIT&lt;/_alternate_title&gt;&lt;_created&gt;64936491&lt;/_created&gt;&lt;_custom1&gt;一个 型 为 优化 铁路 对准 考虑到 桥 成本,隧道 成本和过渡 曲线&lt;/_custom1&gt;&lt;_date&gt;2019-01-01&lt;/_date&gt;&lt;_date_display&gt;2019&lt;/_date_display&gt;&lt;_doi&gt;10.1007/s40864-019-00111-5&lt;/_doi&gt;&lt;_isbn&gt;2199-6687&lt;/_isbn&gt;&lt;_issue&gt;4&lt;/_issue&gt;&lt;_journal&gt;URBAN RAIL TRANSIT&lt;/_journal&gt;&lt;_modified&gt;64936492&lt;/_modified&gt;&lt;_pages&gt;207-224&lt;/_pages&gt;&lt;_url&gt;https://www.webofscience.com/wos/alldb/full-record/WOS:000491598100001(overlay:export/ris)&lt;/_url&gt;&lt;_volume&gt;5&lt;/_volume&gt;&lt;_social_category&gt;运输科技(4) &amp;amp; 交通运输(4)&lt;/_social_category&gt;&lt;_collection_scope&gt;ESCI&lt;/_collection_scope&gt;&lt;/Details&gt;&lt;Extra&gt;&lt;DBUID&gt;{F96A950B-833F-4880-A151-76DA2D6A2879}&lt;/DBUID&gt;&lt;/Extra&gt;&lt;/Item&gt;&lt;/References&gt;&lt;/Group&gt;&lt;/Citation&gt;_x000a_"/>
    <w:docVar w:name="ne_docsoft" w:val="MSWord"/>
    <w:docVar w:name="ne_docversion" w:val="NoteExpress 2.0"/>
    <w:docVar w:name="ne_insertmode" w:val="0"/>
    <w:docVar w:name="ne_stylename" w:val="自动化学报"/>
  </w:docVars>
  <w:rsids>
    <w:rsidRoot w:val="00172A27"/>
    <w:rsid w:val="00000314"/>
    <w:rsid w:val="0000683E"/>
    <w:rsid w:val="0000758B"/>
    <w:rsid w:val="00011304"/>
    <w:rsid w:val="00016E9F"/>
    <w:rsid w:val="00017008"/>
    <w:rsid w:val="00021299"/>
    <w:rsid w:val="00022C66"/>
    <w:rsid w:val="0003105A"/>
    <w:rsid w:val="000363AC"/>
    <w:rsid w:val="00042EDA"/>
    <w:rsid w:val="00044FF8"/>
    <w:rsid w:val="00045E1D"/>
    <w:rsid w:val="00055E7F"/>
    <w:rsid w:val="00057246"/>
    <w:rsid w:val="00057E68"/>
    <w:rsid w:val="00061802"/>
    <w:rsid w:val="00072A0C"/>
    <w:rsid w:val="0007328A"/>
    <w:rsid w:val="00074030"/>
    <w:rsid w:val="00074270"/>
    <w:rsid w:val="0007627B"/>
    <w:rsid w:val="0007768B"/>
    <w:rsid w:val="00085120"/>
    <w:rsid w:val="0009606E"/>
    <w:rsid w:val="000A12C4"/>
    <w:rsid w:val="000A6F25"/>
    <w:rsid w:val="000B3A92"/>
    <w:rsid w:val="000B5406"/>
    <w:rsid w:val="000B5B3D"/>
    <w:rsid w:val="000C1ACB"/>
    <w:rsid w:val="000C6E4F"/>
    <w:rsid w:val="000C7FDE"/>
    <w:rsid w:val="000D6B97"/>
    <w:rsid w:val="000E1008"/>
    <w:rsid w:val="000F087B"/>
    <w:rsid w:val="000F1949"/>
    <w:rsid w:val="000F3B15"/>
    <w:rsid w:val="000F4F68"/>
    <w:rsid w:val="000F5563"/>
    <w:rsid w:val="00102394"/>
    <w:rsid w:val="00103A4E"/>
    <w:rsid w:val="001152AC"/>
    <w:rsid w:val="001207CD"/>
    <w:rsid w:val="0013334F"/>
    <w:rsid w:val="00136194"/>
    <w:rsid w:val="00140A70"/>
    <w:rsid w:val="00141A8B"/>
    <w:rsid w:val="001438C5"/>
    <w:rsid w:val="00147004"/>
    <w:rsid w:val="00154454"/>
    <w:rsid w:val="00172290"/>
    <w:rsid w:val="00172A27"/>
    <w:rsid w:val="00186C61"/>
    <w:rsid w:val="001A03F0"/>
    <w:rsid w:val="001A5D3A"/>
    <w:rsid w:val="001A6A92"/>
    <w:rsid w:val="001B0335"/>
    <w:rsid w:val="001C54F0"/>
    <w:rsid w:val="001D0437"/>
    <w:rsid w:val="001D091D"/>
    <w:rsid w:val="001D2619"/>
    <w:rsid w:val="001D4B0E"/>
    <w:rsid w:val="001D6FEF"/>
    <w:rsid w:val="001E2040"/>
    <w:rsid w:val="001E2DA4"/>
    <w:rsid w:val="001E5E55"/>
    <w:rsid w:val="001F15B9"/>
    <w:rsid w:val="0020369E"/>
    <w:rsid w:val="00204A32"/>
    <w:rsid w:val="00211B26"/>
    <w:rsid w:val="00223879"/>
    <w:rsid w:val="002320CE"/>
    <w:rsid w:val="00236FFC"/>
    <w:rsid w:val="002374FE"/>
    <w:rsid w:val="002422A7"/>
    <w:rsid w:val="002539DA"/>
    <w:rsid w:val="0025473B"/>
    <w:rsid w:val="00255393"/>
    <w:rsid w:val="0026126D"/>
    <w:rsid w:val="00272E77"/>
    <w:rsid w:val="00275E92"/>
    <w:rsid w:val="00275EE9"/>
    <w:rsid w:val="00281C95"/>
    <w:rsid w:val="00284D00"/>
    <w:rsid w:val="00286FC4"/>
    <w:rsid w:val="002870F7"/>
    <w:rsid w:val="00287D51"/>
    <w:rsid w:val="0029543B"/>
    <w:rsid w:val="002976E0"/>
    <w:rsid w:val="002A1B07"/>
    <w:rsid w:val="002A27F3"/>
    <w:rsid w:val="002A48A2"/>
    <w:rsid w:val="002B0D18"/>
    <w:rsid w:val="002B57C9"/>
    <w:rsid w:val="002B61FD"/>
    <w:rsid w:val="002B7F31"/>
    <w:rsid w:val="002C2B0F"/>
    <w:rsid w:val="002C4BE8"/>
    <w:rsid w:val="002D0A56"/>
    <w:rsid w:val="002D2977"/>
    <w:rsid w:val="002D45B2"/>
    <w:rsid w:val="002E4BAE"/>
    <w:rsid w:val="002E6ACE"/>
    <w:rsid w:val="002F3DEF"/>
    <w:rsid w:val="002F49A6"/>
    <w:rsid w:val="002F4A4E"/>
    <w:rsid w:val="002F512D"/>
    <w:rsid w:val="002F5EE1"/>
    <w:rsid w:val="002F793F"/>
    <w:rsid w:val="0030272C"/>
    <w:rsid w:val="00304884"/>
    <w:rsid w:val="00307F47"/>
    <w:rsid w:val="003151B3"/>
    <w:rsid w:val="00315B1F"/>
    <w:rsid w:val="003249FC"/>
    <w:rsid w:val="00336216"/>
    <w:rsid w:val="003419B5"/>
    <w:rsid w:val="0034308E"/>
    <w:rsid w:val="00351713"/>
    <w:rsid w:val="0035221B"/>
    <w:rsid w:val="003541B0"/>
    <w:rsid w:val="00360060"/>
    <w:rsid w:val="00364CB2"/>
    <w:rsid w:val="00367441"/>
    <w:rsid w:val="00375AC0"/>
    <w:rsid w:val="0037773C"/>
    <w:rsid w:val="0038080A"/>
    <w:rsid w:val="003809BC"/>
    <w:rsid w:val="003844FC"/>
    <w:rsid w:val="00394D32"/>
    <w:rsid w:val="003A64CE"/>
    <w:rsid w:val="003B05AD"/>
    <w:rsid w:val="003B29C6"/>
    <w:rsid w:val="003C1786"/>
    <w:rsid w:val="003C2DD6"/>
    <w:rsid w:val="003D18BC"/>
    <w:rsid w:val="003D2EF9"/>
    <w:rsid w:val="003D322F"/>
    <w:rsid w:val="003E0740"/>
    <w:rsid w:val="003E2C31"/>
    <w:rsid w:val="003E5A6D"/>
    <w:rsid w:val="003E5B56"/>
    <w:rsid w:val="003F72A4"/>
    <w:rsid w:val="003F7C8C"/>
    <w:rsid w:val="00401AEC"/>
    <w:rsid w:val="00401F86"/>
    <w:rsid w:val="0040681F"/>
    <w:rsid w:val="004118A2"/>
    <w:rsid w:val="004150C7"/>
    <w:rsid w:val="004156DF"/>
    <w:rsid w:val="0043233B"/>
    <w:rsid w:val="004327D2"/>
    <w:rsid w:val="00432ABA"/>
    <w:rsid w:val="00433E9C"/>
    <w:rsid w:val="00435785"/>
    <w:rsid w:val="00440597"/>
    <w:rsid w:val="004411B8"/>
    <w:rsid w:val="00441406"/>
    <w:rsid w:val="004432E0"/>
    <w:rsid w:val="00443360"/>
    <w:rsid w:val="00447C1A"/>
    <w:rsid w:val="00462487"/>
    <w:rsid w:val="004642AC"/>
    <w:rsid w:val="004652CB"/>
    <w:rsid w:val="004815CC"/>
    <w:rsid w:val="00481F54"/>
    <w:rsid w:val="004833EC"/>
    <w:rsid w:val="00486F1B"/>
    <w:rsid w:val="00487A0C"/>
    <w:rsid w:val="00491955"/>
    <w:rsid w:val="00491987"/>
    <w:rsid w:val="004925AB"/>
    <w:rsid w:val="00492E94"/>
    <w:rsid w:val="00494768"/>
    <w:rsid w:val="004976B4"/>
    <w:rsid w:val="004A204D"/>
    <w:rsid w:val="004A2A21"/>
    <w:rsid w:val="004A5752"/>
    <w:rsid w:val="004A5E24"/>
    <w:rsid w:val="004B0B90"/>
    <w:rsid w:val="004B7CBA"/>
    <w:rsid w:val="004C2E0F"/>
    <w:rsid w:val="004C3B2B"/>
    <w:rsid w:val="004C747D"/>
    <w:rsid w:val="004D0B39"/>
    <w:rsid w:val="004D3E57"/>
    <w:rsid w:val="004D4DBF"/>
    <w:rsid w:val="004D5D82"/>
    <w:rsid w:val="004E168C"/>
    <w:rsid w:val="004E298C"/>
    <w:rsid w:val="004E3916"/>
    <w:rsid w:val="004E513A"/>
    <w:rsid w:val="004E6281"/>
    <w:rsid w:val="004F13E2"/>
    <w:rsid w:val="004F5910"/>
    <w:rsid w:val="00512113"/>
    <w:rsid w:val="00512A3D"/>
    <w:rsid w:val="00513F9B"/>
    <w:rsid w:val="00515722"/>
    <w:rsid w:val="00526093"/>
    <w:rsid w:val="00533D59"/>
    <w:rsid w:val="0053430D"/>
    <w:rsid w:val="005347A5"/>
    <w:rsid w:val="00536281"/>
    <w:rsid w:val="00536EED"/>
    <w:rsid w:val="00545E84"/>
    <w:rsid w:val="005503FA"/>
    <w:rsid w:val="00550E52"/>
    <w:rsid w:val="00551E6A"/>
    <w:rsid w:val="00561261"/>
    <w:rsid w:val="005619BA"/>
    <w:rsid w:val="00561A80"/>
    <w:rsid w:val="005636AE"/>
    <w:rsid w:val="00564B4C"/>
    <w:rsid w:val="00565E2D"/>
    <w:rsid w:val="0057177A"/>
    <w:rsid w:val="00571845"/>
    <w:rsid w:val="00573228"/>
    <w:rsid w:val="00582AD7"/>
    <w:rsid w:val="0058435A"/>
    <w:rsid w:val="00587912"/>
    <w:rsid w:val="00590B10"/>
    <w:rsid w:val="00596FD3"/>
    <w:rsid w:val="005A1D58"/>
    <w:rsid w:val="005A1F96"/>
    <w:rsid w:val="005B11F6"/>
    <w:rsid w:val="005B2B31"/>
    <w:rsid w:val="005B544A"/>
    <w:rsid w:val="005C01E7"/>
    <w:rsid w:val="005C2D82"/>
    <w:rsid w:val="005C3363"/>
    <w:rsid w:val="005C52C6"/>
    <w:rsid w:val="005D5E00"/>
    <w:rsid w:val="005D641F"/>
    <w:rsid w:val="005D646F"/>
    <w:rsid w:val="005E0E58"/>
    <w:rsid w:val="005E1BAF"/>
    <w:rsid w:val="005E3861"/>
    <w:rsid w:val="005E5CD4"/>
    <w:rsid w:val="005E61FE"/>
    <w:rsid w:val="005F37BD"/>
    <w:rsid w:val="00600539"/>
    <w:rsid w:val="0060620E"/>
    <w:rsid w:val="00606776"/>
    <w:rsid w:val="00611F1A"/>
    <w:rsid w:val="006178E4"/>
    <w:rsid w:val="00624627"/>
    <w:rsid w:val="00625135"/>
    <w:rsid w:val="00630B6F"/>
    <w:rsid w:val="00633DBA"/>
    <w:rsid w:val="00643445"/>
    <w:rsid w:val="00651776"/>
    <w:rsid w:val="00652AB1"/>
    <w:rsid w:val="00656119"/>
    <w:rsid w:val="006573DD"/>
    <w:rsid w:val="00666249"/>
    <w:rsid w:val="00671347"/>
    <w:rsid w:val="00683FEE"/>
    <w:rsid w:val="0069303E"/>
    <w:rsid w:val="006A24F8"/>
    <w:rsid w:val="006C5DA9"/>
    <w:rsid w:val="006D34A2"/>
    <w:rsid w:val="006D7B75"/>
    <w:rsid w:val="006E6EBA"/>
    <w:rsid w:val="006E7117"/>
    <w:rsid w:val="006F377D"/>
    <w:rsid w:val="006F499A"/>
    <w:rsid w:val="006F770E"/>
    <w:rsid w:val="007006C7"/>
    <w:rsid w:val="00704AF6"/>
    <w:rsid w:val="007132A5"/>
    <w:rsid w:val="00713F56"/>
    <w:rsid w:val="00714198"/>
    <w:rsid w:val="00714C05"/>
    <w:rsid w:val="00721C71"/>
    <w:rsid w:val="00722CF9"/>
    <w:rsid w:val="0072622C"/>
    <w:rsid w:val="0073318B"/>
    <w:rsid w:val="00736848"/>
    <w:rsid w:val="00751082"/>
    <w:rsid w:val="00752204"/>
    <w:rsid w:val="007548B9"/>
    <w:rsid w:val="00757823"/>
    <w:rsid w:val="0078098B"/>
    <w:rsid w:val="007933EA"/>
    <w:rsid w:val="00796A45"/>
    <w:rsid w:val="007A00E4"/>
    <w:rsid w:val="007A07A9"/>
    <w:rsid w:val="007A322B"/>
    <w:rsid w:val="007A4B47"/>
    <w:rsid w:val="007B1521"/>
    <w:rsid w:val="007B3BE5"/>
    <w:rsid w:val="007C4C01"/>
    <w:rsid w:val="007C65EB"/>
    <w:rsid w:val="007D39D3"/>
    <w:rsid w:val="007D7712"/>
    <w:rsid w:val="007E22B0"/>
    <w:rsid w:val="007E6BB4"/>
    <w:rsid w:val="007F0CB5"/>
    <w:rsid w:val="007F2C44"/>
    <w:rsid w:val="007F5016"/>
    <w:rsid w:val="007F5F50"/>
    <w:rsid w:val="00804A36"/>
    <w:rsid w:val="0080558A"/>
    <w:rsid w:val="00806142"/>
    <w:rsid w:val="0082418B"/>
    <w:rsid w:val="00826D19"/>
    <w:rsid w:val="0083447C"/>
    <w:rsid w:val="00836660"/>
    <w:rsid w:val="00837CAB"/>
    <w:rsid w:val="00841129"/>
    <w:rsid w:val="008421D2"/>
    <w:rsid w:val="008434E2"/>
    <w:rsid w:val="00861FDE"/>
    <w:rsid w:val="00867634"/>
    <w:rsid w:val="0087081B"/>
    <w:rsid w:val="00871866"/>
    <w:rsid w:val="00883D7F"/>
    <w:rsid w:val="00893B42"/>
    <w:rsid w:val="00896967"/>
    <w:rsid w:val="008A519E"/>
    <w:rsid w:val="008B462C"/>
    <w:rsid w:val="008C2B86"/>
    <w:rsid w:val="008C7D22"/>
    <w:rsid w:val="008D02B8"/>
    <w:rsid w:val="008D5464"/>
    <w:rsid w:val="008D7F63"/>
    <w:rsid w:val="008E1D9F"/>
    <w:rsid w:val="008E3EE4"/>
    <w:rsid w:val="008F5461"/>
    <w:rsid w:val="0090669F"/>
    <w:rsid w:val="009123FE"/>
    <w:rsid w:val="009154A9"/>
    <w:rsid w:val="00915675"/>
    <w:rsid w:val="009260AC"/>
    <w:rsid w:val="00926135"/>
    <w:rsid w:val="00926BDA"/>
    <w:rsid w:val="00926C7E"/>
    <w:rsid w:val="0093782A"/>
    <w:rsid w:val="00937968"/>
    <w:rsid w:val="00937B6D"/>
    <w:rsid w:val="00941276"/>
    <w:rsid w:val="00953849"/>
    <w:rsid w:val="00954459"/>
    <w:rsid w:val="009548AF"/>
    <w:rsid w:val="00961C57"/>
    <w:rsid w:val="0097072C"/>
    <w:rsid w:val="00970EE3"/>
    <w:rsid w:val="009728D3"/>
    <w:rsid w:val="00974229"/>
    <w:rsid w:val="00974338"/>
    <w:rsid w:val="00975472"/>
    <w:rsid w:val="0098208B"/>
    <w:rsid w:val="0098661B"/>
    <w:rsid w:val="00990009"/>
    <w:rsid w:val="009910F3"/>
    <w:rsid w:val="009913E5"/>
    <w:rsid w:val="009A14A2"/>
    <w:rsid w:val="009A2BA4"/>
    <w:rsid w:val="009B2B9E"/>
    <w:rsid w:val="009C5D8D"/>
    <w:rsid w:val="009C6D84"/>
    <w:rsid w:val="009D4CE0"/>
    <w:rsid w:val="009E276C"/>
    <w:rsid w:val="009E3B41"/>
    <w:rsid w:val="009E3E91"/>
    <w:rsid w:val="009E4B31"/>
    <w:rsid w:val="009E5070"/>
    <w:rsid w:val="009F07C4"/>
    <w:rsid w:val="009F5670"/>
    <w:rsid w:val="00A0013F"/>
    <w:rsid w:val="00A06E66"/>
    <w:rsid w:val="00A1538F"/>
    <w:rsid w:val="00A254ED"/>
    <w:rsid w:val="00A368A8"/>
    <w:rsid w:val="00A4078E"/>
    <w:rsid w:val="00A41C9F"/>
    <w:rsid w:val="00A42BEF"/>
    <w:rsid w:val="00A5303C"/>
    <w:rsid w:val="00A54BA2"/>
    <w:rsid w:val="00A56002"/>
    <w:rsid w:val="00A56E26"/>
    <w:rsid w:val="00A6201F"/>
    <w:rsid w:val="00A73F14"/>
    <w:rsid w:val="00A806BF"/>
    <w:rsid w:val="00A93B3D"/>
    <w:rsid w:val="00AA6E70"/>
    <w:rsid w:val="00AB7F19"/>
    <w:rsid w:val="00AF6D6B"/>
    <w:rsid w:val="00AF7E81"/>
    <w:rsid w:val="00B136BA"/>
    <w:rsid w:val="00B15677"/>
    <w:rsid w:val="00B156E8"/>
    <w:rsid w:val="00B15FC4"/>
    <w:rsid w:val="00B20D5A"/>
    <w:rsid w:val="00B27230"/>
    <w:rsid w:val="00B32E2F"/>
    <w:rsid w:val="00B36954"/>
    <w:rsid w:val="00B40FCB"/>
    <w:rsid w:val="00B54E85"/>
    <w:rsid w:val="00B63530"/>
    <w:rsid w:val="00B728A0"/>
    <w:rsid w:val="00B72DF4"/>
    <w:rsid w:val="00B736B8"/>
    <w:rsid w:val="00B76A99"/>
    <w:rsid w:val="00B81836"/>
    <w:rsid w:val="00B82A2B"/>
    <w:rsid w:val="00B8373C"/>
    <w:rsid w:val="00B8565E"/>
    <w:rsid w:val="00B909F6"/>
    <w:rsid w:val="00B92591"/>
    <w:rsid w:val="00BA3FF9"/>
    <w:rsid w:val="00BA7D21"/>
    <w:rsid w:val="00BA7EFE"/>
    <w:rsid w:val="00BB1E47"/>
    <w:rsid w:val="00BB44F3"/>
    <w:rsid w:val="00BC249A"/>
    <w:rsid w:val="00BC26C2"/>
    <w:rsid w:val="00BC50D2"/>
    <w:rsid w:val="00BD0211"/>
    <w:rsid w:val="00BD3108"/>
    <w:rsid w:val="00BD3D4A"/>
    <w:rsid w:val="00BD53BB"/>
    <w:rsid w:val="00BD5BA7"/>
    <w:rsid w:val="00BE3B40"/>
    <w:rsid w:val="00BF2EBC"/>
    <w:rsid w:val="00BF7D1D"/>
    <w:rsid w:val="00C02101"/>
    <w:rsid w:val="00C108E5"/>
    <w:rsid w:val="00C15608"/>
    <w:rsid w:val="00C415AA"/>
    <w:rsid w:val="00C42200"/>
    <w:rsid w:val="00C44865"/>
    <w:rsid w:val="00C45058"/>
    <w:rsid w:val="00C5018C"/>
    <w:rsid w:val="00C55AE5"/>
    <w:rsid w:val="00C670B6"/>
    <w:rsid w:val="00C70C45"/>
    <w:rsid w:val="00C81BDC"/>
    <w:rsid w:val="00C83CD6"/>
    <w:rsid w:val="00C83CDD"/>
    <w:rsid w:val="00C86967"/>
    <w:rsid w:val="00CA03C8"/>
    <w:rsid w:val="00CA31C9"/>
    <w:rsid w:val="00CA6BE3"/>
    <w:rsid w:val="00CB4C78"/>
    <w:rsid w:val="00CB67EF"/>
    <w:rsid w:val="00CB697E"/>
    <w:rsid w:val="00CC5C61"/>
    <w:rsid w:val="00CE41B3"/>
    <w:rsid w:val="00CE5A10"/>
    <w:rsid w:val="00CE5BA1"/>
    <w:rsid w:val="00CE7D78"/>
    <w:rsid w:val="00CF7ADB"/>
    <w:rsid w:val="00D0312E"/>
    <w:rsid w:val="00D03980"/>
    <w:rsid w:val="00D05405"/>
    <w:rsid w:val="00D070F2"/>
    <w:rsid w:val="00D1526B"/>
    <w:rsid w:val="00D21B45"/>
    <w:rsid w:val="00D32860"/>
    <w:rsid w:val="00D36912"/>
    <w:rsid w:val="00D3736D"/>
    <w:rsid w:val="00D375CC"/>
    <w:rsid w:val="00D43CA3"/>
    <w:rsid w:val="00D451D5"/>
    <w:rsid w:val="00D55189"/>
    <w:rsid w:val="00D5611A"/>
    <w:rsid w:val="00D5696E"/>
    <w:rsid w:val="00D57819"/>
    <w:rsid w:val="00D634AE"/>
    <w:rsid w:val="00D7404E"/>
    <w:rsid w:val="00D76A4B"/>
    <w:rsid w:val="00D842D5"/>
    <w:rsid w:val="00D84CFE"/>
    <w:rsid w:val="00D8709A"/>
    <w:rsid w:val="00D901E2"/>
    <w:rsid w:val="00D90472"/>
    <w:rsid w:val="00D930A8"/>
    <w:rsid w:val="00DA292F"/>
    <w:rsid w:val="00DB09CA"/>
    <w:rsid w:val="00DB6CE5"/>
    <w:rsid w:val="00DD00F4"/>
    <w:rsid w:val="00DD1CC2"/>
    <w:rsid w:val="00DE2488"/>
    <w:rsid w:val="00DE24F6"/>
    <w:rsid w:val="00DE3668"/>
    <w:rsid w:val="00DF30EA"/>
    <w:rsid w:val="00E0221F"/>
    <w:rsid w:val="00E0574F"/>
    <w:rsid w:val="00E05EC0"/>
    <w:rsid w:val="00E06C27"/>
    <w:rsid w:val="00E075A4"/>
    <w:rsid w:val="00E12214"/>
    <w:rsid w:val="00E148C3"/>
    <w:rsid w:val="00E176F0"/>
    <w:rsid w:val="00E2178B"/>
    <w:rsid w:val="00E22FAE"/>
    <w:rsid w:val="00E273CA"/>
    <w:rsid w:val="00E37F43"/>
    <w:rsid w:val="00E4188A"/>
    <w:rsid w:val="00E42BB8"/>
    <w:rsid w:val="00E46B72"/>
    <w:rsid w:val="00E5470D"/>
    <w:rsid w:val="00E60889"/>
    <w:rsid w:val="00E63D74"/>
    <w:rsid w:val="00E63E7C"/>
    <w:rsid w:val="00E73254"/>
    <w:rsid w:val="00E75FE9"/>
    <w:rsid w:val="00E86136"/>
    <w:rsid w:val="00E87ADE"/>
    <w:rsid w:val="00E92778"/>
    <w:rsid w:val="00E92AAB"/>
    <w:rsid w:val="00EA48E0"/>
    <w:rsid w:val="00EA5BC8"/>
    <w:rsid w:val="00EA64FC"/>
    <w:rsid w:val="00EB4AE8"/>
    <w:rsid w:val="00EC241E"/>
    <w:rsid w:val="00EC3481"/>
    <w:rsid w:val="00EC5338"/>
    <w:rsid w:val="00EC70D9"/>
    <w:rsid w:val="00EC777A"/>
    <w:rsid w:val="00EC7C2A"/>
    <w:rsid w:val="00ED06DC"/>
    <w:rsid w:val="00ED7896"/>
    <w:rsid w:val="00EF2EF4"/>
    <w:rsid w:val="00EF693E"/>
    <w:rsid w:val="00EF7C65"/>
    <w:rsid w:val="00F01A9C"/>
    <w:rsid w:val="00F102CD"/>
    <w:rsid w:val="00F1318C"/>
    <w:rsid w:val="00F15FA2"/>
    <w:rsid w:val="00F275CE"/>
    <w:rsid w:val="00F279E7"/>
    <w:rsid w:val="00F431B0"/>
    <w:rsid w:val="00F53A3D"/>
    <w:rsid w:val="00F54B46"/>
    <w:rsid w:val="00F552E6"/>
    <w:rsid w:val="00F64717"/>
    <w:rsid w:val="00F64B8B"/>
    <w:rsid w:val="00F6726C"/>
    <w:rsid w:val="00F676D5"/>
    <w:rsid w:val="00F7344F"/>
    <w:rsid w:val="00F76C66"/>
    <w:rsid w:val="00F90179"/>
    <w:rsid w:val="00F944B7"/>
    <w:rsid w:val="00FA4301"/>
    <w:rsid w:val="00FA43C2"/>
    <w:rsid w:val="00FA63F5"/>
    <w:rsid w:val="00FA6EC0"/>
    <w:rsid w:val="00FB45B3"/>
    <w:rsid w:val="00FC29B0"/>
    <w:rsid w:val="00FC32B7"/>
    <w:rsid w:val="00FD56DD"/>
    <w:rsid w:val="00FF04F6"/>
    <w:rsid w:val="032E5F70"/>
    <w:rsid w:val="05560B0F"/>
    <w:rsid w:val="07514878"/>
    <w:rsid w:val="07D758E3"/>
    <w:rsid w:val="0EB61AAE"/>
    <w:rsid w:val="0F2A10D2"/>
    <w:rsid w:val="0F2A424A"/>
    <w:rsid w:val="11B40E99"/>
    <w:rsid w:val="13DA7FEC"/>
    <w:rsid w:val="19CA28B1"/>
    <w:rsid w:val="1A07544B"/>
    <w:rsid w:val="1BC05447"/>
    <w:rsid w:val="21D440B7"/>
    <w:rsid w:val="2616489C"/>
    <w:rsid w:val="263E440B"/>
    <w:rsid w:val="29B05248"/>
    <w:rsid w:val="2D067C4C"/>
    <w:rsid w:val="30C220DC"/>
    <w:rsid w:val="319E66A5"/>
    <w:rsid w:val="38F252D1"/>
    <w:rsid w:val="394D196C"/>
    <w:rsid w:val="39A44A75"/>
    <w:rsid w:val="3BD4019D"/>
    <w:rsid w:val="3DD54E4A"/>
    <w:rsid w:val="40A301DF"/>
    <w:rsid w:val="458418A3"/>
    <w:rsid w:val="498B5309"/>
    <w:rsid w:val="4C675BBA"/>
    <w:rsid w:val="4D897DB2"/>
    <w:rsid w:val="4DC317F8"/>
    <w:rsid w:val="4EEE5E82"/>
    <w:rsid w:val="4FA00BD2"/>
    <w:rsid w:val="51C328FA"/>
    <w:rsid w:val="5295354F"/>
    <w:rsid w:val="52C936F8"/>
    <w:rsid w:val="561843C9"/>
    <w:rsid w:val="56E910A9"/>
    <w:rsid w:val="5A2450EA"/>
    <w:rsid w:val="5CA05A77"/>
    <w:rsid w:val="5DF17886"/>
    <w:rsid w:val="5E23129D"/>
    <w:rsid w:val="5EC25A88"/>
    <w:rsid w:val="636A6359"/>
    <w:rsid w:val="65736F26"/>
    <w:rsid w:val="672506F4"/>
    <w:rsid w:val="690600B1"/>
    <w:rsid w:val="69C847DA"/>
    <w:rsid w:val="6BE92DC8"/>
    <w:rsid w:val="6C4B7382"/>
    <w:rsid w:val="6EED1AF7"/>
    <w:rsid w:val="6EFC7910"/>
    <w:rsid w:val="71A566B9"/>
    <w:rsid w:val="730066EB"/>
    <w:rsid w:val="756021BC"/>
    <w:rsid w:val="785E1CB7"/>
    <w:rsid w:val="78C85333"/>
    <w:rsid w:val="78E13ECA"/>
    <w:rsid w:val="7A9C0875"/>
    <w:rsid w:val="7C4B4301"/>
    <w:rsid w:val="7F0B2449"/>
    <w:rsid w:val="7F1D0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55821F6D"/>
  <w15:docId w15:val="{EEB7BF47-EEF4-4E57-9688-8A4C4C0B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2"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1"/>
    <w:qFormat/>
    <w:pPr>
      <w:widowControl w:val="0"/>
      <w:jc w:val="both"/>
    </w:pPr>
    <w:rPr>
      <w:rFonts w:asciiTheme="minorHAnsi" w:eastAsiaTheme="minorEastAsia" w:hAnsiTheme="minorHAnsi" w:cstheme="minorBidi"/>
      <w:kern w:val="2"/>
      <w:sz w:val="21"/>
      <w:szCs w:val="21"/>
    </w:rPr>
  </w:style>
  <w:style w:type="paragraph" w:styleId="1">
    <w:name w:val="heading 1"/>
    <w:basedOn w:val="C"/>
    <w:next w:val="a0"/>
    <w:link w:val="10"/>
    <w:uiPriority w:val="2"/>
    <w:qFormat/>
    <w:pPr>
      <w:numPr>
        <w:numId w:val="1"/>
      </w:numPr>
      <w:spacing w:line="240" w:lineRule="auto"/>
      <w:ind w:leftChars="-1" w:left="-2" w:firstLineChars="0" w:firstLine="0"/>
      <w:outlineLvl w:val="0"/>
    </w:pPr>
    <w:rPr>
      <w:sz w:val="28"/>
      <w:szCs w:val="28"/>
    </w:rPr>
  </w:style>
  <w:style w:type="paragraph" w:styleId="2">
    <w:name w:val="heading 2"/>
    <w:basedOn w:val="a0"/>
    <w:next w:val="a0"/>
    <w:link w:val="20"/>
    <w:uiPriority w:val="9"/>
    <w:unhideWhenUsed/>
    <w:qFormat/>
    <w:pPr>
      <w:keepNext/>
      <w:keepLines/>
      <w:numPr>
        <w:ilvl w:val="1"/>
        <w:numId w:val="1"/>
      </w:numPr>
      <w:spacing w:before="260" w:after="260"/>
      <w:ind w:left="283" w:hanging="113"/>
      <w:jc w:val="left"/>
      <w:outlineLvl w:val="1"/>
    </w:pPr>
    <w:rPr>
      <w:rFonts w:ascii="Times New Roman" w:eastAsia="宋体" w:hAnsi="Times New Roman" w:cstheme="majorBidi"/>
      <w:bCs/>
      <w:sz w:val="28"/>
      <w:szCs w:val="28"/>
    </w:rPr>
  </w:style>
  <w:style w:type="paragraph" w:styleId="3">
    <w:name w:val="heading 3"/>
    <w:basedOn w:val="a0"/>
    <w:next w:val="a0"/>
    <w:link w:val="30"/>
    <w:uiPriority w:val="9"/>
    <w:unhideWhenUsed/>
    <w:qFormat/>
    <w:pPr>
      <w:keepNext/>
      <w:keepLines/>
      <w:numPr>
        <w:ilvl w:val="2"/>
        <w:numId w:val="1"/>
      </w:numPr>
      <w:spacing w:before="260" w:after="260"/>
      <w:ind w:left="567"/>
      <w:outlineLvl w:val="2"/>
    </w:pPr>
    <w:rPr>
      <w:rFonts w:eastAsia="华文楷体"/>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
    <w:name w:val="C正文"/>
    <w:basedOn w:val="a0"/>
    <w:link w:val="C0"/>
    <w:uiPriority w:val="1"/>
    <w:qFormat/>
    <w:pPr>
      <w:spacing w:line="400" w:lineRule="exact"/>
      <w:ind w:firstLineChars="200" w:firstLine="200"/>
      <w:jc w:val="left"/>
    </w:pPr>
    <w:rPr>
      <w:rFonts w:ascii="Times New Roman" w:eastAsia="宋体" w:hAnsi="Times New Roman"/>
    </w:rPr>
  </w:style>
  <w:style w:type="paragraph" w:styleId="a">
    <w:name w:val="caption"/>
    <w:next w:val="a0"/>
    <w:uiPriority w:val="35"/>
    <w:unhideWhenUsed/>
    <w:qFormat/>
    <w:pPr>
      <w:numPr>
        <w:numId w:val="2"/>
      </w:numPr>
      <w:spacing w:line="400" w:lineRule="exact"/>
    </w:pPr>
    <w:rPr>
      <w:rFonts w:cstheme="majorBidi"/>
      <w:kern w:val="2"/>
      <w:sz w:val="21"/>
    </w:rPr>
  </w:style>
  <w:style w:type="paragraph" w:styleId="a4">
    <w:name w:val="Document Map"/>
    <w:basedOn w:val="a0"/>
    <w:link w:val="a5"/>
    <w:uiPriority w:val="99"/>
    <w:semiHidden/>
    <w:unhideWhenUsed/>
    <w:qFormat/>
    <w:rPr>
      <w:rFonts w:ascii="宋体" w:eastAsia="宋体"/>
      <w:sz w:val="18"/>
      <w:szCs w:val="18"/>
    </w:rPr>
  </w:style>
  <w:style w:type="paragraph" w:styleId="a6">
    <w:name w:val="annotation text"/>
    <w:basedOn w:val="a0"/>
    <w:link w:val="a7"/>
    <w:uiPriority w:val="99"/>
    <w:unhideWhenUsed/>
    <w:qFormat/>
    <w:pPr>
      <w:jc w:val="left"/>
    </w:pPr>
  </w:style>
  <w:style w:type="paragraph" w:styleId="a8">
    <w:name w:val="Body Text"/>
    <w:basedOn w:val="a0"/>
    <w:qFormat/>
    <w:pPr>
      <w:spacing w:before="180" w:after="180"/>
    </w:pPr>
  </w:style>
  <w:style w:type="paragraph" w:styleId="a9">
    <w:name w:val="Balloon Text"/>
    <w:basedOn w:val="a0"/>
    <w:link w:val="aa"/>
    <w:uiPriority w:val="99"/>
    <w:semiHidden/>
    <w:unhideWhenUsed/>
    <w:qFormat/>
    <w:rPr>
      <w:sz w:val="18"/>
      <w:szCs w:val="18"/>
    </w:rPr>
  </w:style>
  <w:style w:type="paragraph" w:styleId="ab">
    <w:name w:val="footer"/>
    <w:basedOn w:val="a0"/>
    <w:link w:val="ac"/>
    <w:uiPriority w:val="99"/>
    <w:unhideWhenUsed/>
    <w:qFormat/>
    <w:pPr>
      <w:tabs>
        <w:tab w:val="center" w:pos="4153"/>
        <w:tab w:val="right" w:pos="8306"/>
      </w:tabs>
      <w:snapToGrid w:val="0"/>
      <w:jc w:val="left"/>
    </w:pPr>
    <w:rPr>
      <w:sz w:val="18"/>
      <w:szCs w:val="18"/>
    </w:rPr>
  </w:style>
  <w:style w:type="paragraph" w:styleId="ad">
    <w:name w:val="header"/>
    <w:basedOn w:val="a0"/>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af">
    <w:name w:val="Subtitle"/>
    <w:basedOn w:val="a0"/>
    <w:next w:val="a0"/>
    <w:link w:val="af0"/>
    <w:uiPriority w:val="11"/>
    <w:qFormat/>
    <w:pPr>
      <w:spacing w:before="240" w:after="60" w:line="312" w:lineRule="auto"/>
      <w:jc w:val="center"/>
      <w:outlineLvl w:val="1"/>
    </w:pPr>
    <w:rPr>
      <w:b/>
      <w:bCs/>
      <w:kern w:val="28"/>
      <w:sz w:val="32"/>
      <w:szCs w:val="32"/>
    </w:rPr>
  </w:style>
  <w:style w:type="paragraph" w:styleId="af1">
    <w:name w:val="footnote text"/>
    <w:basedOn w:val="a0"/>
    <w:link w:val="af2"/>
    <w:uiPriority w:val="99"/>
    <w:semiHidden/>
    <w:unhideWhenUsed/>
    <w:qFormat/>
    <w:pPr>
      <w:snapToGrid w:val="0"/>
      <w:jc w:val="left"/>
    </w:pPr>
    <w:rPr>
      <w:sz w:val="18"/>
      <w:szCs w:val="18"/>
    </w:rPr>
  </w:style>
  <w:style w:type="paragraph" w:styleId="af3">
    <w:name w:val="Normal (Web)"/>
    <w:basedOn w:val="a0"/>
    <w:uiPriority w:val="99"/>
    <w:semiHidden/>
    <w:unhideWhenUsed/>
    <w:qFormat/>
    <w:pPr>
      <w:spacing w:beforeAutospacing="1" w:afterAutospacing="1"/>
      <w:jc w:val="left"/>
    </w:pPr>
    <w:rPr>
      <w:rFonts w:cs="Times New Roman"/>
      <w:kern w:val="0"/>
      <w:sz w:val="24"/>
    </w:rPr>
  </w:style>
  <w:style w:type="paragraph" w:styleId="af4">
    <w:name w:val="annotation subject"/>
    <w:basedOn w:val="a6"/>
    <w:next w:val="a6"/>
    <w:link w:val="af5"/>
    <w:uiPriority w:val="99"/>
    <w:semiHidden/>
    <w:unhideWhenUsed/>
    <w:qFormat/>
    <w:rPr>
      <w:b/>
      <w:bCs/>
    </w:rPr>
  </w:style>
  <w:style w:type="table" w:styleId="af6">
    <w:name w:val="Table Grid"/>
    <w:basedOn w:val="a2"/>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1"/>
    <w:uiPriority w:val="22"/>
    <w:qFormat/>
    <w:rPr>
      <w:b/>
      <w:bCs/>
    </w:rPr>
  </w:style>
  <w:style w:type="character" w:styleId="af8">
    <w:name w:val="Emphasis"/>
    <w:basedOn w:val="a1"/>
    <w:uiPriority w:val="20"/>
    <w:qFormat/>
    <w:rPr>
      <w:rFonts w:eastAsia="Adobe 黑体 Std R"/>
      <w:b/>
      <w:bCs/>
      <w:u w:val="none"/>
    </w:rPr>
  </w:style>
  <w:style w:type="character" w:styleId="af9">
    <w:name w:val="Hyperlink"/>
    <w:basedOn w:val="a1"/>
    <w:uiPriority w:val="99"/>
    <w:unhideWhenUsed/>
    <w:qFormat/>
    <w:rPr>
      <w:color w:val="0563C1" w:themeColor="hyperlink"/>
      <w:u w:val="single"/>
    </w:rPr>
  </w:style>
  <w:style w:type="character" w:styleId="afa">
    <w:name w:val="annotation reference"/>
    <w:basedOn w:val="a1"/>
    <w:uiPriority w:val="99"/>
    <w:semiHidden/>
    <w:unhideWhenUsed/>
    <w:qFormat/>
    <w:rPr>
      <w:sz w:val="21"/>
      <w:szCs w:val="21"/>
    </w:rPr>
  </w:style>
  <w:style w:type="character" w:styleId="afb">
    <w:name w:val="footnote reference"/>
    <w:basedOn w:val="a1"/>
    <w:uiPriority w:val="99"/>
    <w:semiHidden/>
    <w:unhideWhenUsed/>
    <w:qFormat/>
    <w:rPr>
      <w:vertAlign w:val="superscript"/>
    </w:rPr>
  </w:style>
  <w:style w:type="character" w:customStyle="1" w:styleId="C0">
    <w:name w:val="C正文 字符"/>
    <w:basedOn w:val="a1"/>
    <w:link w:val="C"/>
    <w:uiPriority w:val="1"/>
    <w:qFormat/>
    <w:rPr>
      <w:rFonts w:ascii="Times New Roman" w:eastAsia="宋体" w:hAnsi="Times New Roman"/>
    </w:rPr>
  </w:style>
  <w:style w:type="paragraph" w:customStyle="1" w:styleId="C1">
    <w:name w:val="C图表"/>
    <w:basedOn w:val="a0"/>
    <w:next w:val="C"/>
    <w:link w:val="C2"/>
    <w:uiPriority w:val="99"/>
    <w:qFormat/>
    <w:pPr>
      <w:keepNext/>
      <w:keepLines/>
      <w:framePr w:wrap="notBeside" w:vAnchor="text" w:hAnchor="text" w:y="1"/>
      <w:spacing w:line="400" w:lineRule="exact"/>
      <w:jc w:val="center"/>
      <w:outlineLvl w:val="0"/>
    </w:pPr>
    <w:rPr>
      <w:rFonts w:ascii="Times New Roman" w:eastAsia="楷体" w:hAnsi="Times New Roman"/>
      <w:bCs/>
      <w:kern w:val="44"/>
      <w:sz w:val="24"/>
      <w:szCs w:val="44"/>
    </w:rPr>
  </w:style>
  <w:style w:type="character" w:customStyle="1" w:styleId="C2">
    <w:name w:val="C图表 字符"/>
    <w:basedOn w:val="C0"/>
    <w:link w:val="C1"/>
    <w:uiPriority w:val="99"/>
    <w:qFormat/>
    <w:rPr>
      <w:rFonts w:ascii="Times New Roman" w:eastAsia="楷体" w:hAnsi="Times New Roman" w:cstheme="minorBidi"/>
      <w:bCs/>
      <w:kern w:val="44"/>
      <w:sz w:val="24"/>
      <w:szCs w:val="44"/>
    </w:rPr>
  </w:style>
  <w:style w:type="paragraph" w:customStyle="1" w:styleId="LW">
    <w:name w:val="LW图表"/>
    <w:link w:val="LW0"/>
    <w:uiPriority w:val="99"/>
    <w:qFormat/>
    <w:pPr>
      <w:spacing w:line="400" w:lineRule="exact"/>
      <w:jc w:val="center"/>
    </w:pPr>
    <w:rPr>
      <w:rFonts w:eastAsia="楷体" w:cstheme="minorBidi"/>
      <w:kern w:val="2"/>
      <w:sz w:val="21"/>
      <w:szCs w:val="21"/>
    </w:rPr>
  </w:style>
  <w:style w:type="character" w:customStyle="1" w:styleId="LW0">
    <w:name w:val="LW图表 字符"/>
    <w:basedOn w:val="a1"/>
    <w:link w:val="LW"/>
    <w:uiPriority w:val="99"/>
    <w:qFormat/>
    <w:rPr>
      <w:rFonts w:eastAsia="楷体" w:cstheme="minorBidi"/>
      <w:kern w:val="2"/>
      <w:sz w:val="21"/>
      <w:szCs w:val="21"/>
    </w:rPr>
  </w:style>
  <w:style w:type="character" w:customStyle="1" w:styleId="10">
    <w:name w:val="标题 1 字符"/>
    <w:basedOn w:val="a1"/>
    <w:link w:val="1"/>
    <w:uiPriority w:val="2"/>
    <w:qFormat/>
    <w:rPr>
      <w:rFonts w:cstheme="minorBidi"/>
      <w:kern w:val="2"/>
      <w:sz w:val="28"/>
      <w:szCs w:val="28"/>
    </w:rPr>
  </w:style>
  <w:style w:type="character" w:customStyle="1" w:styleId="20">
    <w:name w:val="标题 2 字符"/>
    <w:basedOn w:val="a1"/>
    <w:link w:val="2"/>
    <w:uiPriority w:val="9"/>
    <w:qFormat/>
    <w:rPr>
      <w:rFonts w:cstheme="majorBidi"/>
      <w:bCs/>
      <w:kern w:val="2"/>
      <w:sz w:val="28"/>
      <w:szCs w:val="28"/>
    </w:rPr>
  </w:style>
  <w:style w:type="character" w:customStyle="1" w:styleId="30">
    <w:name w:val="标题 3 字符"/>
    <w:basedOn w:val="a1"/>
    <w:link w:val="3"/>
    <w:uiPriority w:val="9"/>
    <w:qFormat/>
    <w:rPr>
      <w:rFonts w:asciiTheme="minorHAnsi" w:eastAsia="华文楷体" w:hAnsiTheme="minorHAnsi" w:cstheme="minorBidi"/>
      <w:b/>
      <w:bCs/>
      <w:kern w:val="2"/>
      <w:sz w:val="21"/>
      <w:szCs w:val="21"/>
    </w:rPr>
  </w:style>
  <w:style w:type="character" w:customStyle="1" w:styleId="ae">
    <w:name w:val="页眉 字符"/>
    <w:basedOn w:val="a1"/>
    <w:link w:val="ad"/>
    <w:uiPriority w:val="99"/>
    <w:qFormat/>
    <w:rPr>
      <w:sz w:val="18"/>
      <w:szCs w:val="18"/>
    </w:rPr>
  </w:style>
  <w:style w:type="character" w:customStyle="1" w:styleId="ac">
    <w:name w:val="页脚 字符"/>
    <w:basedOn w:val="a1"/>
    <w:link w:val="ab"/>
    <w:uiPriority w:val="99"/>
    <w:qFormat/>
    <w:rPr>
      <w:sz w:val="18"/>
      <w:szCs w:val="18"/>
    </w:rPr>
  </w:style>
  <w:style w:type="character" w:customStyle="1" w:styleId="af0">
    <w:name w:val="副标题 字符"/>
    <w:basedOn w:val="a1"/>
    <w:link w:val="af"/>
    <w:uiPriority w:val="11"/>
    <w:qFormat/>
    <w:rPr>
      <w:b/>
      <w:bCs/>
      <w:kern w:val="28"/>
      <w:sz w:val="32"/>
      <w:szCs w:val="32"/>
    </w:rPr>
  </w:style>
  <w:style w:type="character" w:customStyle="1" w:styleId="11">
    <w:name w:val="明显强调1"/>
    <w:basedOn w:val="a1"/>
    <w:uiPriority w:val="21"/>
    <w:qFormat/>
    <w:rPr>
      <w:i/>
      <w:iCs/>
      <w:color w:val="4472C4" w:themeColor="accent1"/>
    </w:rPr>
  </w:style>
  <w:style w:type="paragraph" w:customStyle="1" w:styleId="TOC1">
    <w:name w:val="TOC 标题1"/>
    <w:basedOn w:val="1"/>
    <w:next w:val="a0"/>
    <w:uiPriority w:val="39"/>
    <w:unhideWhenUsed/>
    <w:qFormat/>
    <w:pPr>
      <w:widowControl/>
      <w:spacing w:before="240" w:line="259" w:lineRule="auto"/>
      <w:outlineLvl w:val="9"/>
    </w:pPr>
    <w:rPr>
      <w:rFonts w:asciiTheme="majorHAnsi" w:eastAsiaTheme="majorEastAsia" w:hAnsiTheme="majorHAnsi" w:cstheme="majorBidi"/>
      <w:b/>
      <w:bCs/>
      <w:color w:val="2F5496" w:themeColor="accent1" w:themeShade="BF"/>
      <w:kern w:val="0"/>
      <w:szCs w:val="32"/>
    </w:rPr>
  </w:style>
  <w:style w:type="paragraph" w:styleId="afc">
    <w:name w:val="List Paragraph"/>
    <w:basedOn w:val="a0"/>
    <w:uiPriority w:val="34"/>
    <w:qFormat/>
    <w:pPr>
      <w:ind w:firstLineChars="200" w:firstLine="420"/>
    </w:pPr>
  </w:style>
  <w:style w:type="paragraph" w:customStyle="1" w:styleId="afd">
    <w:name w:val="我的表"/>
    <w:next w:val="a0"/>
    <w:uiPriority w:val="99"/>
    <w:qFormat/>
    <w:pPr>
      <w:jc w:val="center"/>
    </w:pPr>
    <w:rPr>
      <w:rFonts w:eastAsia="楷体" w:cstheme="minorBidi"/>
      <w:iCs/>
      <w:kern w:val="2"/>
      <w:sz w:val="21"/>
      <w:szCs w:val="22"/>
    </w:rPr>
  </w:style>
  <w:style w:type="paragraph" w:customStyle="1" w:styleId="afe">
    <w:name w:val="表里"/>
    <w:basedOn w:val="a0"/>
    <w:uiPriority w:val="99"/>
    <w:qFormat/>
    <w:pPr>
      <w:jc w:val="center"/>
    </w:pPr>
    <w:rPr>
      <w:rFonts w:ascii="Times New Roman" w:eastAsia="宋体" w:hAnsi="Times New Roman" w:cs="Times New Roman"/>
      <w:szCs w:val="22"/>
    </w:rPr>
  </w:style>
  <w:style w:type="paragraph" w:customStyle="1" w:styleId="MTDisplayEquation">
    <w:name w:val="MTDisplayEquation"/>
    <w:basedOn w:val="C"/>
    <w:next w:val="a0"/>
    <w:link w:val="MTDisplayEquation0"/>
    <w:uiPriority w:val="99"/>
    <w:qFormat/>
    <w:pPr>
      <w:tabs>
        <w:tab w:val="center" w:pos="4160"/>
        <w:tab w:val="right" w:pos="8300"/>
      </w:tabs>
      <w:spacing w:line="240" w:lineRule="auto"/>
    </w:pPr>
  </w:style>
  <w:style w:type="character" w:customStyle="1" w:styleId="MTDisplayEquation0">
    <w:name w:val="MTDisplayEquation 字符"/>
    <w:basedOn w:val="C0"/>
    <w:link w:val="MTDisplayEquation"/>
    <w:uiPriority w:val="99"/>
    <w:qFormat/>
    <w:rPr>
      <w:rFonts w:ascii="Times New Roman" w:eastAsia="宋体" w:hAnsi="Times New Roman" w:cstheme="minorBidi"/>
      <w:kern w:val="2"/>
      <w:sz w:val="21"/>
      <w:szCs w:val="21"/>
    </w:rPr>
  </w:style>
  <w:style w:type="character" w:styleId="aff">
    <w:name w:val="Placeholder Text"/>
    <w:basedOn w:val="a1"/>
    <w:uiPriority w:val="99"/>
    <w:semiHidden/>
    <w:qFormat/>
    <w:rPr>
      <w:color w:val="808080"/>
    </w:rPr>
  </w:style>
  <w:style w:type="character" w:customStyle="1" w:styleId="af2">
    <w:name w:val="脚注文本 字符"/>
    <w:basedOn w:val="a1"/>
    <w:link w:val="af1"/>
    <w:uiPriority w:val="99"/>
    <w:semiHidden/>
    <w:qFormat/>
    <w:rPr>
      <w:rFonts w:asciiTheme="minorHAnsi" w:eastAsiaTheme="minorEastAsia" w:hAnsiTheme="minorHAnsi" w:cstheme="minorBidi"/>
      <w:kern w:val="2"/>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1"/>
    </w:rPr>
  </w:style>
  <w:style w:type="paragraph" w:customStyle="1" w:styleId="21">
    <w:name w:val="修订2"/>
    <w:hidden/>
    <w:uiPriority w:val="99"/>
    <w:semiHidden/>
    <w:qFormat/>
    <w:rPr>
      <w:rFonts w:asciiTheme="minorHAnsi" w:eastAsiaTheme="minorEastAsia" w:hAnsiTheme="minorHAnsi" w:cstheme="minorBidi"/>
      <w:kern w:val="2"/>
      <w:sz w:val="21"/>
      <w:szCs w:val="21"/>
    </w:rPr>
  </w:style>
  <w:style w:type="character" w:customStyle="1" w:styleId="aa">
    <w:name w:val="批注框文本 字符"/>
    <w:basedOn w:val="a1"/>
    <w:link w:val="a9"/>
    <w:uiPriority w:val="99"/>
    <w:semiHidden/>
    <w:qFormat/>
    <w:rPr>
      <w:rFonts w:asciiTheme="minorHAnsi" w:eastAsiaTheme="minorEastAsia" w:hAnsiTheme="minorHAnsi" w:cstheme="minorBidi"/>
      <w:kern w:val="2"/>
      <w:sz w:val="18"/>
      <w:szCs w:val="18"/>
    </w:rPr>
  </w:style>
  <w:style w:type="paragraph" w:customStyle="1" w:styleId="31">
    <w:name w:val="修订3"/>
    <w:hidden/>
    <w:uiPriority w:val="99"/>
    <w:semiHidden/>
    <w:qFormat/>
    <w:rPr>
      <w:rFonts w:asciiTheme="minorHAnsi" w:eastAsiaTheme="minorEastAsia" w:hAnsiTheme="minorHAnsi" w:cstheme="minorBidi"/>
      <w:kern w:val="2"/>
      <w:sz w:val="21"/>
      <w:szCs w:val="21"/>
    </w:rPr>
  </w:style>
  <w:style w:type="paragraph" w:customStyle="1" w:styleId="4">
    <w:name w:val="修订4"/>
    <w:hidden/>
    <w:uiPriority w:val="99"/>
    <w:semiHidden/>
    <w:qFormat/>
    <w:rPr>
      <w:rFonts w:asciiTheme="minorHAnsi" w:eastAsiaTheme="minorEastAsia" w:hAnsiTheme="minorHAnsi" w:cstheme="minorBidi"/>
      <w:kern w:val="2"/>
      <w:sz w:val="21"/>
      <w:szCs w:val="21"/>
    </w:rPr>
  </w:style>
  <w:style w:type="character" w:customStyle="1" w:styleId="a5">
    <w:name w:val="文档结构图 字符"/>
    <w:basedOn w:val="a1"/>
    <w:link w:val="a4"/>
    <w:uiPriority w:val="99"/>
    <w:semiHidden/>
    <w:qFormat/>
    <w:rPr>
      <w:rFonts w:ascii="宋体" w:hAnsiTheme="minorHAnsi" w:cstheme="minorBidi"/>
      <w:kern w:val="2"/>
      <w:sz w:val="18"/>
      <w:szCs w:val="18"/>
    </w:rPr>
  </w:style>
  <w:style w:type="character" w:customStyle="1" w:styleId="a7">
    <w:name w:val="批注文字 字符"/>
    <w:basedOn w:val="a1"/>
    <w:link w:val="a6"/>
    <w:uiPriority w:val="99"/>
    <w:qFormat/>
    <w:rPr>
      <w:rFonts w:asciiTheme="minorHAnsi" w:eastAsiaTheme="minorEastAsia" w:hAnsiTheme="minorHAnsi" w:cstheme="minorBidi"/>
      <w:kern w:val="2"/>
      <w:sz w:val="21"/>
      <w:szCs w:val="21"/>
    </w:rPr>
  </w:style>
  <w:style w:type="character" w:customStyle="1" w:styleId="af5">
    <w:name w:val="批注主题 字符"/>
    <w:basedOn w:val="a7"/>
    <w:link w:val="af4"/>
    <w:uiPriority w:val="99"/>
    <w:semiHidden/>
    <w:qFormat/>
    <w:rPr>
      <w:rFonts w:asciiTheme="minorHAnsi" w:eastAsiaTheme="minorEastAsia" w:hAnsiTheme="minorHAnsi" w:cstheme="minorBidi"/>
      <w:b/>
      <w:bCs/>
      <w:kern w:val="2"/>
      <w:sz w:val="21"/>
      <w:szCs w:val="21"/>
    </w:rPr>
  </w:style>
  <w:style w:type="character" w:customStyle="1" w:styleId="22">
    <w:name w:val="明显强调2"/>
    <w:basedOn w:val="a1"/>
    <w:uiPriority w:val="21"/>
    <w:qFormat/>
    <w:rPr>
      <w:iCs/>
      <w:color w:val="C00000"/>
      <w:u w:val="thick"/>
    </w:rPr>
  </w:style>
  <w:style w:type="character" w:customStyle="1" w:styleId="katex-mathml">
    <w:name w:val="katex-mathml"/>
    <w:basedOn w:val="a1"/>
    <w:qFormat/>
  </w:style>
  <w:style w:type="character" w:customStyle="1" w:styleId="vlist-s">
    <w:name w:val="vlist-s"/>
    <w:basedOn w:val="a1"/>
    <w:qFormat/>
  </w:style>
  <w:style w:type="paragraph" w:customStyle="1" w:styleId="aff0">
    <w:name w:val="公式"/>
    <w:basedOn w:val="a0"/>
    <w:qFormat/>
    <w:pPr>
      <w:tabs>
        <w:tab w:val="center" w:pos="4160"/>
        <w:tab w:val="right" w:pos="8300"/>
      </w:tabs>
      <w:ind w:firstLineChars="200" w:firstLine="420"/>
      <w:jc w:val="left"/>
    </w:pPr>
    <w:rPr>
      <w:rFonts w:ascii="Times New Roman" w:eastAsia="宋体" w:hAnsi="Times New Roman"/>
    </w:rPr>
  </w:style>
  <w:style w:type="paragraph" w:customStyle="1" w:styleId="5">
    <w:name w:val="修订5"/>
    <w:hidden/>
    <w:uiPriority w:val="99"/>
    <w:unhideWhenUsed/>
    <w:qFormat/>
    <w:rPr>
      <w:rFonts w:asciiTheme="minorHAnsi" w:eastAsiaTheme="minorEastAsia" w:hAnsiTheme="minorHAnsi"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oleObject" Target="embeddings/oleObject27.bin"/><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5.wmf"/><Relationship Id="rId170" Type="http://schemas.openxmlformats.org/officeDocument/2006/relationships/oleObject" Target="embeddings/oleObject81.bin"/><Relationship Id="rId191" Type="http://schemas.openxmlformats.org/officeDocument/2006/relationships/image" Target="media/image91.png"/><Relationship Id="rId205" Type="http://schemas.openxmlformats.org/officeDocument/2006/relationships/image" Target="media/image102.wmf"/><Relationship Id="rId226" Type="http://schemas.openxmlformats.org/officeDocument/2006/relationships/image" Target="media/image117.jpeg"/><Relationship Id="rId107" Type="http://schemas.openxmlformats.org/officeDocument/2006/relationships/image" Target="media/image50.wmf"/><Relationship Id="rId11" Type="http://schemas.openxmlformats.org/officeDocument/2006/relationships/image" Target="media/image2.png"/><Relationship Id="rId32" Type="http://schemas.openxmlformats.org/officeDocument/2006/relationships/oleObject" Target="embeddings/oleObject10.bin"/><Relationship Id="rId53" Type="http://schemas.openxmlformats.org/officeDocument/2006/relationships/image" Target="media/image23.wmf"/><Relationship Id="rId74" Type="http://schemas.openxmlformats.org/officeDocument/2006/relationships/image" Target="media/image33.wmf"/><Relationship Id="rId128" Type="http://schemas.openxmlformats.org/officeDocument/2006/relationships/oleObject" Target="embeddings/oleObject60.bin"/><Relationship Id="rId149" Type="http://schemas.openxmlformats.org/officeDocument/2006/relationships/image" Target="media/image69.tif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6.bin"/><Relationship Id="rId181" Type="http://schemas.openxmlformats.org/officeDocument/2006/relationships/oleObject" Target="embeddings/oleObject86.bin"/><Relationship Id="rId216" Type="http://schemas.openxmlformats.org/officeDocument/2006/relationships/oleObject" Target="embeddings/oleObject99.bin"/><Relationship Id="rId22" Type="http://schemas.openxmlformats.org/officeDocument/2006/relationships/oleObject" Target="embeddings/oleObject5.bin"/><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oleObject" Target="embeddings/oleObject55.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image" Target="media/image70.tiff"/><Relationship Id="rId171" Type="http://schemas.openxmlformats.org/officeDocument/2006/relationships/oleObject" Target="embeddings/oleObject82.bin"/><Relationship Id="rId192" Type="http://schemas.openxmlformats.org/officeDocument/2006/relationships/image" Target="media/image92.png"/><Relationship Id="rId206" Type="http://schemas.openxmlformats.org/officeDocument/2006/relationships/oleObject" Target="embeddings/oleObject95.bin"/><Relationship Id="rId227" Type="http://schemas.openxmlformats.org/officeDocument/2006/relationships/image" Target="media/image118.png"/><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oleObject" Target="embeddings/oleObject49.bin"/><Relationship Id="rId129" Type="http://schemas.openxmlformats.org/officeDocument/2006/relationships/image" Target="media/image60.wmf"/><Relationship Id="rId54" Type="http://schemas.openxmlformats.org/officeDocument/2006/relationships/oleObject" Target="embeddings/oleObject22.bin"/><Relationship Id="rId75" Type="http://schemas.openxmlformats.org/officeDocument/2006/relationships/oleObject" Target="embeddings/oleObject33.bin"/><Relationship Id="rId96" Type="http://schemas.openxmlformats.org/officeDocument/2006/relationships/image" Target="media/image44.wmf"/><Relationship Id="rId140" Type="http://schemas.openxmlformats.org/officeDocument/2006/relationships/oleObject" Target="embeddings/oleObject66.bin"/><Relationship Id="rId161" Type="http://schemas.openxmlformats.org/officeDocument/2006/relationships/image" Target="media/image76.wmf"/><Relationship Id="rId182" Type="http://schemas.openxmlformats.org/officeDocument/2006/relationships/image" Target="media/image87.wmf"/><Relationship Id="rId217" Type="http://schemas.openxmlformats.org/officeDocument/2006/relationships/oleObject" Target="embeddings/oleObject100.bin"/><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5.wmf"/><Relationship Id="rId44" Type="http://schemas.openxmlformats.org/officeDocument/2006/relationships/oleObject" Target="embeddings/oleObject17.bin"/><Relationship Id="rId65" Type="http://schemas.openxmlformats.org/officeDocument/2006/relationships/oleObject" Target="embeddings/oleObject28.bin"/><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1.wmf"/><Relationship Id="rId172" Type="http://schemas.openxmlformats.org/officeDocument/2006/relationships/image" Target="media/image81.wmf"/><Relationship Id="rId193" Type="http://schemas.openxmlformats.org/officeDocument/2006/relationships/image" Target="media/image93.png"/><Relationship Id="rId207" Type="http://schemas.openxmlformats.org/officeDocument/2006/relationships/image" Target="media/image103.png"/><Relationship Id="rId228" Type="http://schemas.openxmlformats.org/officeDocument/2006/relationships/image" Target="media/image119.jpeg"/><Relationship Id="rId13" Type="http://schemas.openxmlformats.org/officeDocument/2006/relationships/image" Target="media/image4.wmf"/><Relationship Id="rId109" Type="http://schemas.openxmlformats.org/officeDocument/2006/relationships/image" Target="media/image51.wmf"/><Relationship Id="rId34" Type="http://schemas.openxmlformats.org/officeDocument/2006/relationships/image" Target="media/image14.wmf"/><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oleObject" Target="embeddings/oleObject56.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oleObject" Target="embeddings/oleObject87.bin"/><Relationship Id="rId218" Type="http://schemas.openxmlformats.org/officeDocument/2006/relationships/image" Target="media/image109.jpeg"/><Relationship Id="rId24" Type="http://schemas.openxmlformats.org/officeDocument/2006/relationships/oleObject" Target="embeddings/oleObject6.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0.bin"/><Relationship Id="rId131" Type="http://schemas.openxmlformats.org/officeDocument/2006/relationships/image" Target="media/image61.wmf"/><Relationship Id="rId152" Type="http://schemas.openxmlformats.org/officeDocument/2006/relationships/oleObject" Target="embeddings/oleObject72.bin"/><Relationship Id="rId173" Type="http://schemas.openxmlformats.org/officeDocument/2006/relationships/oleObject" Target="embeddings/oleObject83.bin"/><Relationship Id="rId194" Type="http://schemas.openxmlformats.org/officeDocument/2006/relationships/image" Target="media/image94.png"/><Relationship Id="rId208" Type="http://schemas.openxmlformats.org/officeDocument/2006/relationships/image" Target="media/image104.wmf"/><Relationship Id="rId229" Type="http://schemas.openxmlformats.org/officeDocument/2006/relationships/image" Target="media/image120.png"/><Relationship Id="rId14" Type="http://schemas.openxmlformats.org/officeDocument/2006/relationships/oleObject" Target="embeddings/oleObject1.bin"/><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oleObject" Target="embeddings/oleObject35.bin"/><Relationship Id="rId100" Type="http://schemas.openxmlformats.org/officeDocument/2006/relationships/oleObject" Target="embeddings/oleObject45.bin"/><Relationship Id="rId8" Type="http://schemas.openxmlformats.org/officeDocument/2006/relationships/comments" Target="comments.xml"/><Relationship Id="rId98" Type="http://schemas.openxmlformats.org/officeDocument/2006/relationships/image" Target="media/image45.wmf"/><Relationship Id="rId121" Type="http://schemas.openxmlformats.org/officeDocument/2006/relationships/image" Target="media/image56.wmf"/><Relationship Id="rId142" Type="http://schemas.openxmlformats.org/officeDocument/2006/relationships/oleObject" Target="embeddings/oleObject67.bin"/><Relationship Id="rId163" Type="http://schemas.openxmlformats.org/officeDocument/2006/relationships/image" Target="media/image77.wmf"/><Relationship Id="rId184" Type="http://schemas.openxmlformats.org/officeDocument/2006/relationships/oleObject" Target="embeddings/oleObject88.bin"/><Relationship Id="rId219" Type="http://schemas.openxmlformats.org/officeDocument/2006/relationships/image" Target="media/image110.jpeg"/><Relationship Id="rId230" Type="http://schemas.openxmlformats.org/officeDocument/2006/relationships/image" Target="media/image121.png"/><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oleObject" Target="embeddings/oleObject29.bin"/><Relationship Id="rId20" Type="http://schemas.openxmlformats.org/officeDocument/2006/relationships/oleObject" Target="embeddings/oleObject4.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7.wmf"/><Relationship Id="rId88" Type="http://schemas.openxmlformats.org/officeDocument/2006/relationships/oleObject" Target="embeddings/oleObject40.bin"/><Relationship Id="rId111" Type="http://schemas.openxmlformats.org/officeDocument/2006/relationships/image" Target="media/image52.wmf"/><Relationship Id="rId132" Type="http://schemas.openxmlformats.org/officeDocument/2006/relationships/oleObject" Target="embeddings/oleObject62.bin"/><Relationship Id="rId153" Type="http://schemas.openxmlformats.org/officeDocument/2006/relationships/image" Target="media/image72.wmf"/><Relationship Id="rId174" Type="http://schemas.openxmlformats.org/officeDocument/2006/relationships/image" Target="media/image82.wmf"/><Relationship Id="rId179" Type="http://schemas.openxmlformats.org/officeDocument/2006/relationships/oleObject" Target="embeddings/oleObject85.bin"/><Relationship Id="rId195" Type="http://schemas.openxmlformats.org/officeDocument/2006/relationships/image" Target="media/image95.wmf"/><Relationship Id="rId209" Type="http://schemas.openxmlformats.org/officeDocument/2006/relationships/oleObject" Target="embeddings/oleObject96.bin"/><Relationship Id="rId190" Type="http://schemas.openxmlformats.org/officeDocument/2006/relationships/oleObject" Target="embeddings/oleObject91.bin"/><Relationship Id="rId204" Type="http://schemas.openxmlformats.org/officeDocument/2006/relationships/image" Target="media/image101.png"/><Relationship Id="rId220" Type="http://schemas.openxmlformats.org/officeDocument/2006/relationships/image" Target="media/image111.png"/><Relationship Id="rId225" Type="http://schemas.openxmlformats.org/officeDocument/2006/relationships/image" Target="media/image116.jpeg"/><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5.wmf"/><Relationship Id="rId106" Type="http://schemas.openxmlformats.org/officeDocument/2006/relationships/oleObject" Target="embeddings/oleObject48.bin"/><Relationship Id="rId127" Type="http://schemas.openxmlformats.org/officeDocument/2006/relationships/image" Target="media/image59.wmf"/><Relationship Id="rId10" Type="http://schemas.microsoft.com/office/2016/09/relationships/commentsIds" Target="commentsIds.xml"/><Relationship Id="rId31" Type="http://schemas.openxmlformats.org/officeDocument/2006/relationships/image" Target="media/image13.wmf"/><Relationship Id="rId52" Type="http://schemas.openxmlformats.org/officeDocument/2006/relationships/oleObject" Target="embeddings/oleObject21.bin"/><Relationship Id="rId73" Type="http://schemas.openxmlformats.org/officeDocument/2006/relationships/oleObject" Target="embeddings/oleObject32.bin"/><Relationship Id="rId78" Type="http://schemas.openxmlformats.org/officeDocument/2006/relationships/image" Target="media/image34.tiff"/><Relationship Id="rId94" Type="http://schemas.openxmlformats.org/officeDocument/2006/relationships/image" Target="media/image43.wmf"/><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7.bin"/><Relationship Id="rId143" Type="http://schemas.openxmlformats.org/officeDocument/2006/relationships/oleObject" Target="embeddings/oleObject68.bin"/><Relationship Id="rId148" Type="http://schemas.openxmlformats.org/officeDocument/2006/relationships/oleObject" Target="embeddings/oleObject71.bin"/><Relationship Id="rId164" Type="http://schemas.openxmlformats.org/officeDocument/2006/relationships/oleObject" Target="embeddings/oleObject78.bin"/><Relationship Id="rId169" Type="http://schemas.openxmlformats.org/officeDocument/2006/relationships/image" Target="media/image80.wmf"/><Relationship Id="rId185" Type="http://schemas.openxmlformats.org/officeDocument/2006/relationships/image" Target="media/image88.wmf"/><Relationship Id="rId4" Type="http://schemas.openxmlformats.org/officeDocument/2006/relationships/settings" Target="settings.xml"/><Relationship Id="rId9" Type="http://schemas.microsoft.com/office/2011/relationships/commentsExtended" Target="commentsExtended.xml"/><Relationship Id="rId180" Type="http://schemas.openxmlformats.org/officeDocument/2006/relationships/image" Target="media/image86.wmf"/><Relationship Id="rId210" Type="http://schemas.openxmlformats.org/officeDocument/2006/relationships/image" Target="media/image105.wmf"/><Relationship Id="rId215" Type="http://schemas.openxmlformats.org/officeDocument/2006/relationships/image" Target="media/image108.wmf"/><Relationship Id="rId26" Type="http://schemas.openxmlformats.org/officeDocument/2006/relationships/oleObject" Target="embeddings/oleObject7.bin"/><Relationship Id="rId231" Type="http://schemas.openxmlformats.org/officeDocument/2006/relationships/fontTable" Target="fontTable.xml"/><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oleObject" Target="embeddings/oleObject51.bin"/><Relationship Id="rId133" Type="http://schemas.openxmlformats.org/officeDocument/2006/relationships/image" Target="media/image62.wmf"/><Relationship Id="rId154" Type="http://schemas.openxmlformats.org/officeDocument/2006/relationships/oleObject" Target="embeddings/oleObject73.bin"/><Relationship Id="rId175" Type="http://schemas.openxmlformats.org/officeDocument/2006/relationships/oleObject" Target="embeddings/oleObject84.bin"/><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oleObject" Target="embeddings/oleObject2.bin"/><Relationship Id="rId221" Type="http://schemas.openxmlformats.org/officeDocument/2006/relationships/image" Target="media/image112.png"/><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5.wmf"/><Relationship Id="rId102" Type="http://schemas.openxmlformats.org/officeDocument/2006/relationships/oleObject" Target="embeddings/oleObject46.bin"/><Relationship Id="rId123" Type="http://schemas.openxmlformats.org/officeDocument/2006/relationships/image" Target="media/image57.wmf"/><Relationship Id="rId144" Type="http://schemas.openxmlformats.org/officeDocument/2006/relationships/image" Target="media/image67.wmf"/><Relationship Id="rId90" Type="http://schemas.openxmlformats.org/officeDocument/2006/relationships/image" Target="media/image41.wmf"/><Relationship Id="rId165" Type="http://schemas.openxmlformats.org/officeDocument/2006/relationships/image" Target="media/image78.wmf"/><Relationship Id="rId186" Type="http://schemas.openxmlformats.org/officeDocument/2006/relationships/oleObject" Target="embeddings/oleObject89.bin"/><Relationship Id="rId211" Type="http://schemas.openxmlformats.org/officeDocument/2006/relationships/oleObject" Target="embeddings/oleObject97.bin"/><Relationship Id="rId232" Type="http://schemas.microsoft.com/office/2011/relationships/people" Target="people.xml"/><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3.wmf"/><Relationship Id="rId176" Type="http://schemas.openxmlformats.org/officeDocument/2006/relationships/image" Target="media/image83.png"/><Relationship Id="rId197" Type="http://schemas.openxmlformats.org/officeDocument/2006/relationships/image" Target="media/image96.wmf"/><Relationship Id="rId201" Type="http://schemas.openxmlformats.org/officeDocument/2006/relationships/image" Target="media/image98.png"/><Relationship Id="rId222" Type="http://schemas.openxmlformats.org/officeDocument/2006/relationships/image" Target="media/image113.jpeg"/><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oleObject" Target="embeddings/oleObject25.bin"/><Relationship Id="rId103" Type="http://schemas.openxmlformats.org/officeDocument/2006/relationships/image" Target="media/image48.wmf"/><Relationship Id="rId124" Type="http://schemas.openxmlformats.org/officeDocument/2006/relationships/oleObject" Target="embeddings/oleObject58.bin"/><Relationship Id="rId70" Type="http://schemas.openxmlformats.org/officeDocument/2006/relationships/image" Target="media/image31.wmf"/><Relationship Id="rId91" Type="http://schemas.openxmlformats.org/officeDocument/2006/relationships/oleObject" Target="embeddings/oleObject41.bin"/><Relationship Id="rId145" Type="http://schemas.openxmlformats.org/officeDocument/2006/relationships/oleObject" Target="embeddings/oleObject69.bin"/><Relationship Id="rId166" Type="http://schemas.openxmlformats.org/officeDocument/2006/relationships/oleObject" Target="embeddings/oleObject79.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image" Target="media/image106.wmf"/><Relationship Id="rId233" Type="http://schemas.openxmlformats.org/officeDocument/2006/relationships/theme" Target="theme/theme1.xml"/><Relationship Id="rId28" Type="http://schemas.openxmlformats.org/officeDocument/2006/relationships/oleObject" Target="embeddings/oleObject8.bin"/><Relationship Id="rId49" Type="http://schemas.openxmlformats.org/officeDocument/2006/relationships/image" Target="media/image21.wmf"/><Relationship Id="rId114" Type="http://schemas.openxmlformats.org/officeDocument/2006/relationships/image" Target="media/image53.wmf"/><Relationship Id="rId60" Type="http://schemas.openxmlformats.org/officeDocument/2006/relationships/image" Target="media/image26.wmf"/><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4.bin"/><Relationship Id="rId177" Type="http://schemas.openxmlformats.org/officeDocument/2006/relationships/image" Target="media/image84.png"/><Relationship Id="rId198" Type="http://schemas.openxmlformats.org/officeDocument/2006/relationships/oleObject" Target="embeddings/oleObject93.bin"/><Relationship Id="rId202" Type="http://schemas.openxmlformats.org/officeDocument/2006/relationships/image" Target="media/image99.png"/><Relationship Id="rId223" Type="http://schemas.openxmlformats.org/officeDocument/2006/relationships/image" Target="media/image114.jpeg"/><Relationship Id="rId18" Type="http://schemas.openxmlformats.org/officeDocument/2006/relationships/oleObject" Target="embeddings/oleObject3.bin"/><Relationship Id="rId39" Type="http://schemas.openxmlformats.org/officeDocument/2006/relationships/image" Target="media/image16.wmf"/><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58.wmf"/><Relationship Id="rId146" Type="http://schemas.openxmlformats.org/officeDocument/2006/relationships/oleObject" Target="embeddings/oleObject70.bin"/><Relationship Id="rId167" Type="http://schemas.openxmlformats.org/officeDocument/2006/relationships/oleObject" Target="embeddings/oleObject80.bin"/><Relationship Id="rId188" Type="http://schemas.openxmlformats.org/officeDocument/2006/relationships/oleObject" Target="embeddings/oleObject90.bin"/><Relationship Id="rId71" Type="http://schemas.openxmlformats.org/officeDocument/2006/relationships/oleObject" Target="embeddings/oleObject31.bin"/><Relationship Id="rId92" Type="http://schemas.openxmlformats.org/officeDocument/2006/relationships/image" Target="media/image42.wmf"/><Relationship Id="rId213" Type="http://schemas.openxmlformats.org/officeDocument/2006/relationships/oleObject" Target="embeddings/oleObject98.bin"/><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oleObject" Target="embeddings/oleObject15.bin"/><Relationship Id="rId115" Type="http://schemas.openxmlformats.org/officeDocument/2006/relationships/oleObject" Target="embeddings/oleObject53.bin"/><Relationship Id="rId136" Type="http://schemas.openxmlformats.org/officeDocument/2006/relationships/oleObject" Target="embeddings/oleObject64.bin"/><Relationship Id="rId157" Type="http://schemas.openxmlformats.org/officeDocument/2006/relationships/image" Target="media/image74.wmf"/><Relationship Id="rId178" Type="http://schemas.openxmlformats.org/officeDocument/2006/relationships/image" Target="media/image85.wmf"/><Relationship Id="rId61" Type="http://schemas.openxmlformats.org/officeDocument/2006/relationships/oleObject" Target="embeddings/oleObject26.bin"/><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image" Target="media/image100.png"/><Relationship Id="rId19" Type="http://schemas.openxmlformats.org/officeDocument/2006/relationships/image" Target="media/image7.wmf"/><Relationship Id="rId224" Type="http://schemas.openxmlformats.org/officeDocument/2006/relationships/image" Target="media/image115.jpeg"/><Relationship Id="rId30" Type="http://schemas.openxmlformats.org/officeDocument/2006/relationships/oleObject" Target="embeddings/oleObject9.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68.wmf"/><Relationship Id="rId168" Type="http://schemas.openxmlformats.org/officeDocument/2006/relationships/image" Target="media/image79.jpeg"/><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oleObject" Target="embeddings/oleObject42.bin"/><Relationship Id="rId189" Type="http://schemas.openxmlformats.org/officeDocument/2006/relationships/image" Target="media/image90.wmf"/><Relationship Id="rId3" Type="http://schemas.openxmlformats.org/officeDocument/2006/relationships/styles" Target="styles.xml"/><Relationship Id="rId214" Type="http://schemas.openxmlformats.org/officeDocument/2006/relationships/image" Target="media/image107.png"/><Relationship Id="rId116" Type="http://schemas.openxmlformats.org/officeDocument/2006/relationships/oleObject" Target="embeddings/oleObject54.bin"/><Relationship Id="rId137" Type="http://schemas.openxmlformats.org/officeDocument/2006/relationships/image" Target="media/image64.wmf"/><Relationship Id="rId158" Type="http://schemas.openxmlformats.org/officeDocument/2006/relationships/oleObject" Target="embeddings/oleObject7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5EB27-C225-4B4F-AD4C-2708F2F7A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25962</TotalTime>
  <Pages>32</Pages>
  <Words>4936</Words>
  <Characters>28137</Characters>
  <Application>Microsoft Office Word</Application>
  <DocSecurity>0</DocSecurity>
  <Lines>234</Lines>
  <Paragraphs>66</Paragraphs>
  <ScaleCrop>false</ScaleCrop>
  <Company/>
  <LinksUpToDate>false</LinksUpToDate>
  <CharactersWithSpaces>33007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吴溜</dc:creator>
  <cp:lastModifiedBy>昌楠</cp:lastModifiedBy>
  <cp:revision>7</cp:revision>
  <dcterms:created xsi:type="dcterms:W3CDTF">2024-12-29T14:52:00Z</dcterms:created>
  <dcterms:modified xsi:type="dcterms:W3CDTF">2025-08-23T16:12:00Z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CE65B71DF56D4030B8AEFDD11DDF290E_13</vt:lpwstr>
  </property>
  <property fmtid="{D5CDD505-2E9C-101B-9397-08002B2CF9AE}" pid="4" name="KSOTemplateDocerSaveRecord">
    <vt:lpwstr>eyJoZGlkIjoiNjdiYjc1ZjkyMDZmYjI0ZjNkMWZiNTFjZjUwYjk5OTYiLCJ1c2VySWQiOiIyNzY1MTk0NDgifQ==</vt:lpwstr>
  </property>
</Properties>
</file>